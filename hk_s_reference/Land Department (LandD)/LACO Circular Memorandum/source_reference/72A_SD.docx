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5552" w:rsidRDefault="00F85552">
      <w:pPr>
        <w:pStyle w:val="Title"/>
        <w:keepNext/>
        <w:keepLines/>
        <w:widowControl/>
        <w:wordWrap w:val="0"/>
        <w:spacing w:line="240" w:lineRule="auto"/>
        <w:ind w:rightChars="-120" w:right="-288"/>
        <w:jc w:val="right"/>
        <w:rPr>
          <w:rFonts w:hint="eastAsia"/>
          <w:sz w:val="24"/>
          <w:u w:val="none"/>
        </w:rPr>
      </w:pPr>
      <w:r>
        <w:rPr>
          <w:rFonts w:hint="eastAsia"/>
          <w:sz w:val="24"/>
        </w:rPr>
        <w:t>Appendix II</w:t>
      </w:r>
      <w:r>
        <w:rPr>
          <w:rFonts w:hint="eastAsia"/>
          <w:sz w:val="24"/>
          <w:u w:val="none"/>
        </w:rPr>
        <w:t xml:space="preserve"> </w:t>
      </w:r>
    </w:p>
    <w:p w:rsidR="00F85552" w:rsidRDefault="00F85552">
      <w:pPr>
        <w:pStyle w:val="Title"/>
        <w:keepNext/>
        <w:keepLines/>
        <w:widowControl/>
        <w:spacing w:line="240" w:lineRule="auto"/>
        <w:ind w:rightChars="-120" w:right="-288"/>
        <w:jc w:val="right"/>
        <w:rPr>
          <w:rFonts w:hint="eastAsia"/>
          <w:sz w:val="24"/>
          <w:u w:val="none"/>
        </w:rPr>
      </w:pPr>
    </w:p>
    <w:p w:rsidR="00F85552" w:rsidRDefault="00F85552">
      <w:pPr>
        <w:pStyle w:val="Title"/>
        <w:keepNext/>
        <w:keepLines/>
        <w:widowControl/>
        <w:spacing w:line="240" w:lineRule="auto"/>
        <w:rPr>
          <w:rFonts w:hint="eastAsia"/>
        </w:rPr>
      </w:pPr>
      <w:r>
        <w:rPr>
          <w:rFonts w:hint="eastAsia"/>
        </w:rPr>
        <w:t>STATUTORY DECLARATION</w:t>
      </w:r>
    </w:p>
    <w:p w:rsidR="00F85552" w:rsidRDefault="00F85552">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4680"/>
      </w:tblGrid>
      <w:tr w:rsidR="00F85552">
        <w:tblPrEx>
          <w:tblCellMar>
            <w:top w:w="0" w:type="dxa"/>
            <w:bottom w:w="0" w:type="dxa"/>
          </w:tblCellMar>
        </w:tblPrEx>
        <w:trPr>
          <w:cantSplit/>
        </w:trPr>
        <w:tc>
          <w:tcPr>
            <w:tcW w:w="4788" w:type="dxa"/>
            <w:gridSpan w:val="2"/>
          </w:tcPr>
          <w:p w:rsidR="00F85552" w:rsidRDefault="00F85552">
            <w:pPr>
              <w:keepNext/>
              <w:keepLines/>
              <w:widowControl/>
            </w:pPr>
          </w:p>
        </w:tc>
        <w:tc>
          <w:tcPr>
            <w:tcW w:w="4680" w:type="dxa"/>
          </w:tcPr>
          <w:p w:rsidR="00F85552" w:rsidRDefault="00F85552">
            <w:pPr>
              <w:keepNext/>
              <w:keepLines/>
              <w:widowControl/>
              <w:jc w:val="both"/>
              <w:rPr>
                <w:rFonts w:hint="eastAsia"/>
                <w:i/>
                <w:iCs/>
              </w:rPr>
            </w:pPr>
            <w:r>
              <w:t>IN THE MATTER of [</w:t>
            </w:r>
            <w:r>
              <w:rPr>
                <w:i/>
                <w:iCs/>
              </w:rPr>
              <w:t xml:space="preserve">insert lot number of </w:t>
            </w:r>
            <w:r>
              <w:rPr>
                <w:rFonts w:hint="eastAsia"/>
                <w:i/>
                <w:iCs/>
              </w:rPr>
              <w:t>land</w:t>
            </w:r>
            <w:r>
              <w:t>]</w:t>
            </w:r>
          </w:p>
          <w:p w:rsidR="00F85552" w:rsidRDefault="00F85552">
            <w:pPr>
              <w:keepNext/>
              <w:keepLines/>
              <w:widowControl/>
              <w:jc w:val="both"/>
            </w:pPr>
          </w:p>
        </w:tc>
      </w:tr>
      <w:tr w:rsidR="00F85552">
        <w:tblPrEx>
          <w:tblCellMar>
            <w:top w:w="0" w:type="dxa"/>
            <w:bottom w:w="0" w:type="dxa"/>
          </w:tblCellMar>
        </w:tblPrEx>
        <w:trPr>
          <w:cantSplit/>
        </w:trPr>
        <w:tc>
          <w:tcPr>
            <w:tcW w:w="4788" w:type="dxa"/>
            <w:gridSpan w:val="2"/>
          </w:tcPr>
          <w:p w:rsidR="00F85552" w:rsidRDefault="00F85552">
            <w:pPr>
              <w:keepNext/>
              <w:keepLines/>
              <w:widowControl/>
            </w:pPr>
          </w:p>
        </w:tc>
        <w:tc>
          <w:tcPr>
            <w:tcW w:w="4680" w:type="dxa"/>
          </w:tcPr>
          <w:p w:rsidR="00F85552" w:rsidRDefault="00F85552">
            <w:pPr>
              <w:keepNext/>
              <w:keepLines/>
              <w:widowControl/>
              <w:jc w:val="center"/>
            </w:pPr>
            <w:r>
              <w:t>and</w:t>
            </w:r>
          </w:p>
          <w:p w:rsidR="00F85552" w:rsidRDefault="00F85552">
            <w:pPr>
              <w:keepNext/>
              <w:keepLines/>
              <w:widowControl/>
              <w:jc w:val="center"/>
            </w:pPr>
          </w:p>
        </w:tc>
      </w:tr>
      <w:tr w:rsidR="00F85552">
        <w:tblPrEx>
          <w:tblCellMar>
            <w:top w:w="0" w:type="dxa"/>
            <w:bottom w:w="0" w:type="dxa"/>
          </w:tblCellMar>
        </w:tblPrEx>
        <w:trPr>
          <w:cantSplit/>
        </w:trPr>
        <w:tc>
          <w:tcPr>
            <w:tcW w:w="4788" w:type="dxa"/>
            <w:gridSpan w:val="2"/>
          </w:tcPr>
          <w:p w:rsidR="00F85552" w:rsidRDefault="00F85552">
            <w:pPr>
              <w:keepNext/>
              <w:keepLines/>
              <w:widowControl/>
            </w:pPr>
          </w:p>
        </w:tc>
        <w:tc>
          <w:tcPr>
            <w:tcW w:w="4680" w:type="dxa"/>
          </w:tcPr>
          <w:p w:rsidR="00F85552" w:rsidRDefault="00F85552">
            <w:pPr>
              <w:pStyle w:val="BodyText"/>
            </w:pPr>
            <w:r>
              <w:t>IN THE MATTER of the Oaths and Declarations Ordinance</w:t>
            </w:r>
          </w:p>
          <w:p w:rsidR="00F85552" w:rsidRDefault="00F85552">
            <w:pPr>
              <w:keepNext/>
              <w:keepLines/>
              <w:widowControl/>
              <w:jc w:val="both"/>
              <w:rPr>
                <w:rFonts w:hint="eastAsia"/>
              </w:rPr>
            </w:pPr>
          </w:p>
          <w:p w:rsidR="00F85552" w:rsidRDefault="00F85552">
            <w:pPr>
              <w:keepNext/>
              <w:keepLines/>
              <w:widowControl/>
              <w:jc w:val="both"/>
              <w:rPr>
                <w:rFonts w:hint="eastAsia"/>
              </w:rPr>
            </w:pPr>
          </w:p>
        </w:tc>
      </w:tr>
      <w:tr w:rsidR="00F85552">
        <w:tblPrEx>
          <w:tblCellMar>
            <w:top w:w="0" w:type="dxa"/>
            <w:bottom w:w="0" w:type="dxa"/>
          </w:tblCellMar>
        </w:tblPrEx>
        <w:trPr>
          <w:cantSplit/>
        </w:trPr>
        <w:tc>
          <w:tcPr>
            <w:tcW w:w="288" w:type="dxa"/>
          </w:tcPr>
          <w:p w:rsidR="00F85552" w:rsidRDefault="00F85552">
            <w:pPr>
              <w:keepNext/>
              <w:keepLines/>
              <w:widowControl/>
              <w:jc w:val="both"/>
            </w:pPr>
          </w:p>
        </w:tc>
        <w:tc>
          <w:tcPr>
            <w:tcW w:w="9180" w:type="dxa"/>
            <w:gridSpan w:val="2"/>
          </w:tcPr>
          <w:p w:rsidR="00F85552" w:rsidRDefault="00F85552">
            <w:pPr>
              <w:keepNext/>
              <w:keepLines/>
              <w:widowControl/>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F85552" w:rsidRDefault="00F85552">
            <w:pPr>
              <w:keepNext/>
              <w:keepLines/>
              <w:widowControl/>
              <w:jc w:val="both"/>
            </w:pPr>
          </w:p>
        </w:tc>
      </w:tr>
      <w:tr w:rsidR="00F85552">
        <w:tblPrEx>
          <w:tblCellMar>
            <w:top w:w="0" w:type="dxa"/>
            <w:bottom w:w="0" w:type="dxa"/>
          </w:tblCellMar>
        </w:tblPrEx>
        <w:trPr>
          <w:cantSplit/>
        </w:trPr>
        <w:tc>
          <w:tcPr>
            <w:tcW w:w="288" w:type="dxa"/>
          </w:tcPr>
          <w:p w:rsidR="00F85552" w:rsidRDefault="00F85552">
            <w:pPr>
              <w:keepNext/>
              <w:keepLines/>
              <w:widowControl/>
              <w:jc w:val="both"/>
              <w:rPr>
                <w:rFonts w:hint="eastAsia"/>
              </w:rPr>
            </w:pPr>
          </w:p>
          <w:p w:rsidR="00F85552" w:rsidRDefault="00F85552">
            <w:pPr>
              <w:keepNext/>
              <w:keepLines/>
              <w:widowControl/>
              <w:jc w:val="both"/>
              <w:rPr>
                <w:rFonts w:hint="eastAsia"/>
              </w:rPr>
            </w:pPr>
          </w:p>
          <w:p w:rsidR="00F85552" w:rsidRDefault="00F85552">
            <w:pPr>
              <w:keepNext/>
              <w:keepLines/>
              <w:widowControl/>
              <w:jc w:val="both"/>
              <w:rPr>
                <w:rFonts w:hint="eastAsia"/>
              </w:rPr>
            </w:pPr>
          </w:p>
          <w:p w:rsidR="00F85552" w:rsidRDefault="00F85552">
            <w:pPr>
              <w:keepNext/>
              <w:keepLines/>
              <w:widowControl/>
              <w:jc w:val="both"/>
              <w:rPr>
                <w:rFonts w:hint="eastAsia"/>
              </w:rPr>
            </w:pPr>
          </w:p>
        </w:tc>
        <w:tc>
          <w:tcPr>
            <w:tcW w:w="9180" w:type="dxa"/>
            <w:gridSpan w:val="2"/>
          </w:tcPr>
          <w:p w:rsidR="00F85552" w:rsidRDefault="00F85552">
            <w:pPr>
              <w:keepNext/>
              <w:keepLines/>
              <w:widowControl/>
              <w:jc w:val="both"/>
              <w:rPr>
                <w:rFonts w:hint="eastAsia"/>
              </w:rPr>
            </w:pPr>
            <w:r>
              <w:t>(1)</w:t>
            </w:r>
            <w:r>
              <w:tab/>
            </w:r>
            <w:r>
              <w:tab/>
              <w:t xml:space="preserve">I am a </w:t>
            </w:r>
            <w:r>
              <w:rPr>
                <w:rFonts w:hint="eastAsia"/>
              </w:rPr>
              <w:t>proprietor (within the meaning given by section 2 of the Residential Properties (First-hand Sales) Ordinance)</w:t>
            </w:r>
            <w:r>
              <w:t xml:space="preserve"> in the firm of [</w:t>
            </w:r>
            <w:r>
              <w:rPr>
                <w:i/>
                <w:iCs/>
              </w:rPr>
              <w:t>insert name of solicitors’ firm</w:t>
            </w:r>
            <w:r>
              <w:t>], solicitors, which has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F85552" w:rsidRDefault="00F85552">
            <w:pPr>
              <w:keepNext/>
              <w:keepLines/>
              <w:widowControl/>
              <w:jc w:val="both"/>
            </w:pPr>
          </w:p>
        </w:tc>
      </w:tr>
      <w:tr w:rsidR="00F85552">
        <w:tblPrEx>
          <w:tblCellMar>
            <w:top w:w="0" w:type="dxa"/>
            <w:bottom w:w="0" w:type="dxa"/>
          </w:tblCellMar>
        </w:tblPrEx>
        <w:trPr>
          <w:trHeight w:val="4109"/>
        </w:trPr>
        <w:tc>
          <w:tcPr>
            <w:tcW w:w="288" w:type="dxa"/>
          </w:tcPr>
          <w:p w:rsidR="00F85552" w:rsidRDefault="00F85552">
            <w:pPr>
              <w:keepNext/>
              <w:keepLines/>
              <w:widowControl/>
            </w:pPr>
          </w:p>
          <w:p w:rsidR="00F85552" w:rsidRDefault="00F85552">
            <w:pPr>
              <w:keepNext/>
              <w:keepLines/>
              <w:widowControl/>
              <w:rPr>
                <w:rFonts w:hint="eastAsia"/>
              </w:rPr>
            </w:pPr>
          </w:p>
          <w:p w:rsidR="00F85552" w:rsidRDefault="00F85552">
            <w:pPr>
              <w:keepNext/>
              <w:keepLines/>
              <w:widowControl/>
            </w:pPr>
          </w:p>
          <w:p w:rsidR="00F85552" w:rsidRDefault="00F85552">
            <w:pPr>
              <w:keepNext/>
              <w:keepLines/>
              <w:widowControl/>
              <w:rPr>
                <w:rFonts w:hint="eastAsia"/>
                <w:szCs w:val="22"/>
              </w:rPr>
            </w:pPr>
          </w:p>
          <w:p w:rsidR="00F85552" w:rsidRDefault="00F85552">
            <w:pPr>
              <w:keepNext/>
              <w:keepLines/>
              <w:widowControl/>
              <w:rPr>
                <w:rFonts w:hint="eastAsia"/>
                <w:szCs w:val="22"/>
              </w:rPr>
            </w:pPr>
          </w:p>
          <w:p w:rsidR="00F85552" w:rsidRDefault="00F85552">
            <w:pPr>
              <w:keepNext/>
              <w:keepLines/>
              <w:widowControl/>
              <w:rPr>
                <w:rFonts w:hint="eastAsia"/>
                <w:szCs w:val="22"/>
              </w:rPr>
            </w:pPr>
          </w:p>
          <w:p w:rsidR="00F85552" w:rsidRDefault="00F85552">
            <w:pPr>
              <w:keepNext/>
              <w:keepLines/>
              <w:widowControl/>
              <w:rPr>
                <w:rFonts w:hint="eastAsia"/>
                <w:szCs w:val="22"/>
              </w:rPr>
            </w:pPr>
          </w:p>
          <w:p w:rsidR="00F85552" w:rsidRDefault="00F85552">
            <w:pPr>
              <w:keepNext/>
              <w:keepLines/>
              <w:widowControl/>
              <w:rPr>
                <w:rFonts w:hint="eastAsia"/>
                <w:strike/>
              </w:rPr>
            </w:pPr>
            <w:r>
              <w:rPr>
                <w:noProof/>
              </w:rPr>
              <w:pict>
                <v:shapetype id="_x0000_t202" coordsize="21600,21600" o:spt="202" path="m,l,21600r21600,l21600,xe">
                  <v:stroke joinstyle="miter"/>
                  <v:path gradientshapeok="t" o:connecttype="rect"/>
                </v:shapetype>
                <v:shape id="_x0000_s2050" type="#_x0000_t202" style="position:absolute;margin-left:-9.4pt;margin-top:233.2pt;width:162.4pt;height:27pt;z-index:251657728" filled="f" stroked="f">
                  <v:textbox style="mso-next-textbox:#_x0000_s2050">
                    <w:txbxContent>
                      <w:p w:rsidR="00F85552" w:rsidRDefault="00F85552">
                        <w:pPr>
                          <w:rPr>
                            <w:rFonts w:hint="eastAsia"/>
                            <w:sz w:val="22"/>
                            <w:szCs w:val="22"/>
                          </w:rPr>
                        </w:pPr>
                      </w:p>
                    </w:txbxContent>
                  </v:textbox>
                </v:shape>
              </w:pict>
            </w:r>
          </w:p>
        </w:tc>
        <w:tc>
          <w:tcPr>
            <w:tcW w:w="9180" w:type="dxa"/>
            <w:gridSpan w:val="2"/>
          </w:tcPr>
          <w:p w:rsidR="00F85552" w:rsidRDefault="00F85552">
            <w:pPr>
              <w:keepNext/>
              <w:keepLines/>
              <w:widowControl/>
              <w:jc w:val="both"/>
              <w:rPr>
                <w:rFonts w:hint="eastAsia"/>
              </w:rPr>
            </w:pPr>
            <w:r>
              <w:t>(2)</w:t>
            </w:r>
            <w:r>
              <w:tab/>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tc>
        <w:tc>
          <w:tcPr>
            <w:tcW w:w="9180" w:type="dxa"/>
            <w:gridSpan w:val="2"/>
          </w:tcPr>
          <w:p w:rsidR="00F85552" w:rsidRDefault="00F85552">
            <w:pPr>
              <w:keepNext/>
              <w:keepLines/>
              <w:widowControl/>
              <w:jc w:val="both"/>
              <w:rPr>
                <w:rFonts w:hint="eastAsia"/>
              </w:rPr>
            </w:pPr>
            <w:r>
              <w:lastRenderedPageBreak/>
              <w:t>(3)</w:t>
            </w:r>
            <w:r>
              <w:rPr>
                <w:rFonts w:hint="eastAsia"/>
              </w:rPr>
              <w:tab/>
            </w:r>
            <w:r>
              <w:tab/>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lastRenderedPageBreak/>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pPr>
          </w:p>
        </w:tc>
        <w:tc>
          <w:tcPr>
            <w:tcW w:w="9180" w:type="dxa"/>
            <w:gridSpan w:val="2"/>
          </w:tcPr>
          <w:p w:rsidR="00F85552" w:rsidRDefault="00F85552">
            <w:pPr>
              <w:keepNext/>
              <w:keepLines/>
              <w:widowControl/>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pPr>
            <w:r>
              <w:t>(</w:t>
            </w:r>
            <w:r>
              <w:rPr>
                <w:rFonts w:hint="eastAsia"/>
              </w:rPr>
              <w:t>a</w:t>
            </w:r>
            <w:r>
              <w:t>)</w:t>
            </w:r>
            <w:r>
              <w:tab/>
              <w:t>in all respects accord with:-</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405" w:left="151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405" w:left="151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rPr>
                <w:rFonts w:hint="eastAsia"/>
              </w:rPr>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F85552" w:rsidRDefault="00F85552">
            <w:pPr>
              <w:keepNext/>
              <w:keepLines/>
              <w:widowControl/>
              <w:jc w:val="both"/>
            </w:pPr>
          </w:p>
          <w:p w:rsidR="00F85552" w:rsidRDefault="00F85552">
            <w:pPr>
              <w:keepNext/>
              <w:keepLines/>
              <w:widowControl/>
              <w:jc w:val="both"/>
              <w:rPr>
                <w:rFonts w:hint="eastAsia"/>
              </w:rPr>
            </w:pPr>
            <w:r>
              <w:t xml:space="preserve">and its form has been approved by </w:t>
            </w:r>
            <w:r>
              <w:rPr>
                <w:rFonts w:hint="eastAsia"/>
              </w:rPr>
              <w:t>the Director of Lands</w:t>
            </w:r>
            <w:r>
              <w:t>.</w:t>
            </w:r>
            <w:r>
              <w:rPr>
                <w:rFonts w:hint="eastAsia"/>
              </w:rP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 w:val="left" w:pos="972"/>
              </w:tabs>
              <w:ind w:left="972" w:hangingChars="405" w:hanging="972"/>
              <w:jc w:val="both"/>
              <w:rPr>
                <w:rFonts w:hint="eastAsia"/>
              </w:rPr>
            </w:pPr>
            <w:r>
              <w:t>(</w:t>
            </w:r>
            <w:r>
              <w:rPr>
                <w:rFonts w:hint="eastAsia"/>
              </w:rPr>
              <w:t>5</w:t>
            </w:r>
            <w:r>
              <w:t>)</w:t>
            </w:r>
            <w:r>
              <w:rPr>
                <w:rFonts w:hint="eastAsia"/>
              </w:rPr>
              <w:tab/>
              <w:t>(a)</w:t>
            </w:r>
            <w:r>
              <w:tab/>
            </w:r>
            <w:r>
              <w:rPr>
                <w:rFonts w:hint="eastAsia"/>
              </w:rPr>
              <w:t xml:space="preserve">My firm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F85552" w:rsidRDefault="00F85552">
            <w:pPr>
              <w:keepNext/>
              <w:keepLines/>
              <w:widowControl/>
              <w:tabs>
                <w:tab w:val="left" w:pos="432"/>
                <w:tab w:val="left" w:pos="972"/>
              </w:tabs>
              <w:ind w:left="972" w:hangingChars="405" w:hanging="972"/>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 w:val="left" w:pos="972"/>
              </w:tabs>
              <w:ind w:left="972" w:hangingChars="405" w:hanging="972"/>
              <w:jc w:val="both"/>
              <w:rPr>
                <w:rFonts w:hint="eastAsia"/>
              </w:rPr>
            </w:pPr>
            <w:r>
              <w:tab/>
            </w: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F85552" w:rsidRDefault="00F85552">
            <w:pPr>
              <w:keepNext/>
              <w:keepLines/>
              <w:widowControl/>
              <w:tabs>
                <w:tab w:val="left" w:pos="432"/>
                <w:tab w:val="left" w:pos="972"/>
              </w:tabs>
              <w:ind w:left="972" w:hangingChars="405" w:hanging="972"/>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numPr>
                <w:ilvl w:val="0"/>
                <w:numId w:val="11"/>
              </w:numPr>
              <w:tabs>
                <w:tab w:val="clear" w:pos="795"/>
                <w:tab w:val="left" w:pos="432"/>
                <w:tab w:val="left" w:pos="972"/>
              </w:tabs>
              <w:ind w:left="972" w:hanging="537"/>
              <w:jc w:val="both"/>
              <w:rPr>
                <w:rFonts w:hint="eastAsia"/>
              </w:rPr>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F85552" w:rsidRDefault="00F85552">
            <w:pPr>
              <w:keepNext/>
              <w:keepLines/>
              <w:widowControl/>
              <w:tabs>
                <w:tab w:val="left" w:pos="432"/>
                <w:tab w:val="left" w:pos="972"/>
              </w:tabs>
              <w:ind w:left="435"/>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 w:val="left" w:pos="972"/>
              </w:tabs>
              <w:ind w:left="972" w:hangingChars="405" w:hanging="972"/>
              <w:jc w:val="both"/>
              <w:rPr>
                <w:rFonts w:hint="eastAsia"/>
              </w:rPr>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 xml:space="preserve">(i),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which certificate is now produced to me marked Exhibit A-4 and exhibited to this declaration.]</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widowControl/>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r>
              <w:br w:type="page"/>
            </w:r>
          </w:p>
        </w:tc>
        <w:tc>
          <w:tcPr>
            <w:tcW w:w="9180" w:type="dxa"/>
            <w:gridSpan w:val="2"/>
          </w:tcPr>
          <w:p w:rsidR="00F85552" w:rsidRDefault="00F85552">
            <w:pPr>
              <w:keepNext/>
              <w:keepLines/>
              <w:widowControl/>
              <w:ind w:leftChars="-45" w:left="972" w:hangingChars="450" w:hanging="1080"/>
              <w:jc w:val="both"/>
              <w:rPr>
                <w:rFonts w:hint="eastAsia"/>
              </w:rPr>
            </w:pPr>
            <w:r>
              <w:rPr>
                <w:vertAlign w:val="superscript"/>
              </w:rPr>
              <w:t>Δ</w:t>
            </w:r>
            <w:r>
              <w:rPr>
                <w:rFonts w:hint="eastAsia"/>
              </w:rPr>
              <w:t>[</w:t>
            </w:r>
            <w:r>
              <w:t>(</w:t>
            </w:r>
            <w:r>
              <w:rPr>
                <w:rFonts w:hint="eastAsia"/>
              </w:rPr>
              <w:t>7</w:t>
            </w:r>
            <w:r>
              <w:t>)</w:t>
            </w:r>
            <w:r>
              <w:rPr>
                <w:rFonts w:hint="eastAsia"/>
              </w:rPr>
              <w:t>(a)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w:t>
            </w:r>
            <w:r>
              <w:t xml:space="preserve">(collectively “the Total Development Costs”) </w:t>
            </w:r>
            <w:r>
              <w:rPr>
                <w:rFonts w:hint="eastAsia"/>
              </w:rPr>
              <w:t xml:space="preserve">as stated </w:t>
            </w:r>
            <w:r>
              <w:t xml:space="preserve">in the AP’s Certificate,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 xml:space="preserve">).  </w:t>
            </w:r>
          </w:p>
          <w:p w:rsidR="00F85552" w:rsidRDefault="00F85552">
            <w:pPr>
              <w:keepNext/>
              <w:keepLines/>
              <w:widowControl/>
              <w:ind w:leftChars="-45" w:left="972" w:hangingChars="450" w:hanging="1080"/>
              <w:jc w:val="both"/>
              <w:rPr>
                <w:rFonts w:hint="eastAsia"/>
              </w:rPr>
            </w:pPr>
          </w:p>
          <w:p w:rsidR="00F85552" w:rsidRDefault="00F85552">
            <w:pPr>
              <w:keepNext/>
              <w:keepLines/>
              <w:widowControl/>
              <w:tabs>
                <w:tab w:val="left" w:pos="432"/>
              </w:tabs>
              <w:ind w:leftChars="-45" w:left="972" w:hangingChars="450" w:hanging="1080"/>
              <w:jc w:val="both"/>
              <w:rPr>
                <w:rFonts w:hint="eastAsia"/>
              </w:rPr>
            </w:pPr>
            <w:r>
              <w:rPr>
                <w:rFonts w:hint="eastAsia"/>
              </w:rPr>
              <w:tab/>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numPr>
                <w:ilvl w:val="0"/>
                <w:numId w:val="12"/>
              </w:numPr>
              <w:tabs>
                <w:tab w:val="clear" w:pos="792"/>
              </w:tabs>
              <w:ind w:left="972" w:hanging="540"/>
              <w:jc w:val="both"/>
              <w:rPr>
                <w:rFonts w:hint="eastAsia"/>
              </w:rPr>
            </w:pPr>
            <w:r>
              <w:t xml:space="preserve">In the event of the Mortgagee advising my firm of the cancellation of the facilities for any reason, my firm undertakes to inform </w:t>
            </w:r>
            <w:r>
              <w:rPr>
                <w:rFonts w:hint="eastAsia"/>
              </w:rPr>
              <w:t>in writing LACO</w:t>
            </w:r>
            <w:r>
              <w:t xml:space="preserve"> and to confirm </w:t>
            </w:r>
            <w:r>
              <w:rPr>
                <w:rFonts w:hint="eastAsia"/>
              </w:rPr>
              <w:t xml:space="preserve">whether </w:t>
            </w:r>
            <w:r>
              <w:t xml:space="preserve">my firm holds sufficient funds in the stakeholder account as provided in the ASP to finance the Outstanding Development Costs.  If my firm does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widowControl/>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45" w:left="972" w:hangingChars="450" w:hanging="1080"/>
              <w:jc w:val="both"/>
              <w:rPr>
                <w:rFonts w:hint="eastAsia"/>
              </w:rPr>
            </w:pPr>
            <w:r>
              <w:rPr>
                <w:rFonts w:hint="eastAsia"/>
                <w:vertAlign w:val="superscript"/>
              </w:rPr>
              <w:t>+</w:t>
            </w:r>
            <w:r>
              <w:rPr>
                <w:rFonts w:hint="eastAsia"/>
              </w:rPr>
              <w:t>[</w:t>
            </w:r>
            <w:r>
              <w:t>(</w:t>
            </w:r>
            <w:r>
              <w:rPr>
                <w:rFonts w:hint="eastAsia"/>
              </w:rPr>
              <w:t>9</w:t>
            </w:r>
            <w:r>
              <w:t>)</w:t>
            </w:r>
            <w:r>
              <w:rPr>
                <w:rFonts w:hint="eastAsia"/>
              </w:rPr>
              <w:t>(a)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Vendor</w:t>
            </w:r>
            <w:r>
              <w:t xml:space="preserve"> by [</w:t>
            </w:r>
            <w:r>
              <w:rPr>
                <w:i/>
                <w:iCs/>
              </w:rPr>
              <w:t>insert name of Financier</w:t>
            </w:r>
            <w:r>
              <w:rPr>
                <w:rFonts w:hint="eastAsia"/>
              </w:rPr>
              <w:t>]</w:t>
            </w:r>
            <w:r>
              <w:t xml:space="preserve"> (</w:t>
            </w:r>
            <w:r>
              <w:sym w:font="Times New Roman" w:char="201C"/>
            </w:r>
            <w:r>
              <w:t>the Financier</w:t>
            </w:r>
            <w:r>
              <w:sym w:font="Times New Roman" w:char="201D"/>
            </w:r>
            <w:r>
              <w:t xml:space="preserve">).  </w:t>
            </w:r>
          </w:p>
          <w:p w:rsidR="00F85552" w:rsidRDefault="00F85552">
            <w:pPr>
              <w:keepNext/>
              <w:keepLines/>
              <w:widowControl/>
              <w:ind w:leftChars="-45" w:left="972" w:hangingChars="450" w:hanging="1080"/>
              <w:jc w:val="both"/>
              <w:rPr>
                <w:rFonts w:hint="eastAsia"/>
              </w:rPr>
            </w:pPr>
          </w:p>
          <w:p w:rsidR="00F85552" w:rsidRDefault="00F85552">
            <w:pPr>
              <w:keepNext/>
              <w:keepLines/>
              <w:widowControl/>
              <w:tabs>
                <w:tab w:val="left" w:pos="432"/>
              </w:tabs>
              <w:ind w:leftChars="-45" w:left="972" w:hangingChars="450" w:hanging="1080"/>
              <w:jc w:val="both"/>
            </w:pPr>
            <w:r>
              <w:tab/>
            </w:r>
            <w:r>
              <w:rPr>
                <w:rFonts w:hint="eastAsia"/>
              </w:rPr>
              <w:t>(b)</w:t>
            </w:r>
            <w:r>
              <w:tab/>
              <w:t>My firm has received confirmation in writing from the Financier that the</w:t>
            </w:r>
            <w:r>
              <w:rPr>
                <w:rFonts w:hint="eastAsia"/>
              </w:rPr>
              <w:t xml:space="preserv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 xml:space="preserve">Vendor </w:t>
            </w:r>
            <w:r>
              <w:t>to complete the Development.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432"/>
              </w:tabs>
              <w:ind w:leftChars="-45" w:left="972" w:hangingChars="450" w:hanging="1080"/>
              <w:jc w:val="both"/>
              <w:rPr>
                <w:rFonts w:hint="eastAsia"/>
              </w:rPr>
            </w:pPr>
            <w:r>
              <w:tab/>
            </w:r>
            <w:r>
              <w:rPr>
                <w:rFonts w:hint="eastAsia"/>
              </w:rPr>
              <w:t>(c)</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jc w:val="both"/>
              <w:rPr>
                <w:rFonts w:hint="eastAsia"/>
              </w:rPr>
            </w:pPr>
            <w:r>
              <w:t>(</w:t>
            </w:r>
            <w:r>
              <w:rPr>
                <w:rFonts w:hint="eastAsia"/>
              </w:rPr>
              <w:t>10</w:t>
            </w:r>
            <w:r>
              <w:t xml:space="preserve">)  </w:t>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tabs>
                <w:tab w:val="left" w:pos="972"/>
              </w:tabs>
              <w:jc w:val="both"/>
            </w:pPr>
            <w:r>
              <w:t>(</w:t>
            </w:r>
            <w:r>
              <w:rPr>
                <w:rFonts w:hint="eastAsia"/>
              </w:rPr>
              <w:t>11</w:t>
            </w:r>
            <w:r>
              <w:t>)</w:t>
            </w:r>
            <w:r>
              <w:rPr>
                <w:rFonts w:hint="eastAsia"/>
              </w:rPr>
              <w:tab/>
            </w:r>
            <w:r>
              <w:t xml:space="preserve">In the event of my firm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my firm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  </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972"/>
              </w:tabs>
              <w:jc w:val="both"/>
            </w:pPr>
            <w:r>
              <w:t>(</w:t>
            </w:r>
            <w:r>
              <w:rPr>
                <w:rFonts w:hint="eastAsia"/>
              </w:rPr>
              <w:t>12</w:t>
            </w:r>
            <w:r>
              <w:t xml:space="preserve">)    </w:t>
            </w:r>
            <w:r>
              <w:tab/>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my firm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I acknowledge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jc w:val="both"/>
            </w:pPr>
            <w:r>
              <w:t>(</w:t>
            </w:r>
            <w:r>
              <w:rPr>
                <w:rFonts w:hint="eastAsia"/>
              </w:rPr>
              <w:t>13</w:t>
            </w:r>
            <w:r>
              <w:t xml:space="preserve">) </w:t>
            </w:r>
            <w:r>
              <w:rPr>
                <w:rFonts w:hint="eastAsia"/>
              </w:rPr>
              <w:tab/>
              <w:t>M</w:t>
            </w:r>
            <w:r>
              <w:t xml:space="preserve">y firm has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tabs>
                <w:tab w:val="left" w:pos="612"/>
              </w:tabs>
              <w:jc w:val="both"/>
            </w:pPr>
            <w:r>
              <w:t>(</w:t>
            </w:r>
            <w:r>
              <w:rPr>
                <w:rFonts w:hint="eastAsia"/>
              </w:rPr>
              <w:t>14</w:t>
            </w:r>
            <w:r>
              <w:t>)</w:t>
            </w:r>
            <w:r>
              <w:rPr>
                <w:rFonts w:hint="eastAsia"/>
              </w:rPr>
              <w:t xml:space="preserve"> </w:t>
            </w:r>
            <w:r>
              <w:rPr>
                <w:vertAlign w:val="superscript"/>
              </w:rPr>
              <w:sym w:font="Symbol" w:char="F066"/>
            </w:r>
            <w:r>
              <w:t>(a)</w:t>
            </w:r>
            <w:r>
              <w:tab/>
              <w:t xml:space="preserve">I </w:t>
            </w:r>
            <w:r>
              <w:rPr>
                <w:rFonts w:hint="eastAsia"/>
              </w:rPr>
              <w:t>confirm that:</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numPr>
                <w:ilvl w:val="0"/>
                <w:numId w:val="4"/>
              </w:numPr>
              <w:tabs>
                <w:tab w:val="clear" w:pos="2160"/>
              </w:tabs>
              <w:ind w:left="1690"/>
              <w:jc w:val="both"/>
              <w:rPr>
                <w:rFonts w:hint="eastAsia"/>
              </w:rPr>
            </w:pPr>
            <w:r>
              <w:tab/>
            </w:r>
            <w:r>
              <w:rPr>
                <w:rFonts w:hint="eastAsia"/>
              </w:rPr>
              <w:t>the Vendor</w:t>
            </w:r>
            <w:r>
              <w:t xml:space="preserve"> is </w:t>
            </w:r>
            <w:r>
              <w:rPr>
                <w:rFonts w:hint="eastAsia"/>
              </w:rPr>
              <w:t xml:space="preserve">a corporation </w:t>
            </w:r>
            <w:r>
              <w:t xml:space="preserve">and is </w:t>
            </w:r>
            <w:r>
              <w:rPr>
                <w:rFonts w:hint="eastAsia"/>
              </w:rPr>
              <w:t>a *private/listed company</w:t>
            </w:r>
            <w:r>
              <w:t>;</w:t>
            </w:r>
            <w:r>
              <w:rPr>
                <w:rFonts w:hint="eastAsia"/>
              </w:rPr>
              <w:t xml:space="preserve"> and</w:t>
            </w:r>
          </w:p>
          <w:p w:rsidR="00F85552" w:rsidRDefault="00F85552">
            <w:pPr>
              <w:keepNext/>
              <w:keepLines/>
              <w:ind w:left="1690" w:hanging="720"/>
              <w:jc w:val="both"/>
            </w:pPr>
          </w:p>
          <w:p w:rsidR="00F85552" w:rsidRDefault="00F85552">
            <w:pPr>
              <w:keepNext/>
              <w:keepLines/>
              <w:numPr>
                <w:ilvl w:val="0"/>
                <w:numId w:val="4"/>
              </w:numPr>
              <w:tabs>
                <w:tab w:val="clear" w:pos="2160"/>
              </w:tabs>
              <w:ind w:left="1690"/>
              <w:jc w:val="both"/>
            </w:pPr>
            <w:r>
              <w:tab/>
              <w:t xml:space="preserve">the Building Contractor is a corporation and is </w:t>
            </w:r>
            <w:r>
              <w:rPr>
                <w:rFonts w:hint="eastAsia"/>
              </w:rPr>
              <w:t>a *private/listed company</w:t>
            </w:r>
            <w:r>
              <w:t xml:space="preserve">; </w:t>
            </w:r>
            <w:r>
              <w:rPr>
                <w:rFonts w:hint="eastAsia"/>
              </w:rPr>
              <w:t>and</w:t>
            </w:r>
          </w:p>
          <w:p w:rsidR="00F85552" w:rsidRDefault="00F85552">
            <w:pPr>
              <w:keepNext/>
              <w:keepLines/>
              <w:jc w:val="both"/>
              <w:rPr>
                <w:rFonts w:hint="eastAsia"/>
              </w:rPr>
            </w:pPr>
          </w:p>
          <w:p w:rsidR="00F85552" w:rsidRDefault="00F85552">
            <w:pPr>
              <w:keepNext/>
              <w:keepLines/>
              <w:numPr>
                <w:ilvl w:val="0"/>
                <w:numId w:val="4"/>
              </w:numPr>
              <w:tabs>
                <w:tab w:val="clear" w:pos="2160"/>
              </w:tabs>
              <w:ind w:left="1690"/>
              <w:jc w:val="both"/>
              <w:rPr>
                <w:rFonts w:hint="eastAsia"/>
              </w:rPr>
            </w:pPr>
            <w:r>
              <w:rPr>
                <w:rFonts w:hint="eastAsia"/>
              </w:rPr>
              <w:tab/>
            </w:r>
            <w:r>
              <w:t>the holding company of the Vend</w:t>
            </w:r>
            <w:r>
              <w:rPr>
                <w:rFonts w:hint="eastAsia"/>
              </w:rPr>
              <w:t>or is a *private/listed company;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rPr>
                <w:rFonts w:hint="eastAsia"/>
              </w:rPr>
            </w:pPr>
            <w:r>
              <w:t xml:space="preserve">(iv)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my firm]</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 xml:space="preserve">(v) </w:t>
            </w:r>
            <w:r>
              <w:tab/>
              <w:t>the secretary of the Vendor is *[not] my immediate family member *[and the secretary of the Vendor is *[not] an immediate family member of the other proprietor*[s] of my firm]</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 xml:space="preserve">(vi)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my firm</w:t>
            </w:r>
            <w:r>
              <w:rPr>
                <w:rFonts w:hint="eastAsia"/>
              </w:rPr>
              <w:t>]; and</w:t>
            </w:r>
          </w:p>
          <w:p w:rsidR="00F85552" w:rsidRDefault="00F85552">
            <w:pPr>
              <w:keepNext/>
              <w:keepLines/>
              <w:ind w:left="1690" w:hanging="720"/>
              <w:jc w:val="both"/>
            </w:pPr>
          </w:p>
          <w:p w:rsidR="00F85552" w:rsidRDefault="00F85552">
            <w:pPr>
              <w:pStyle w:val="BodyTextIndent"/>
              <w:adjustRightInd/>
              <w:snapToGrid/>
              <w:ind w:left="1690"/>
              <w:rPr>
                <w:rFonts w:hint="eastAsia"/>
              </w:rPr>
            </w:pPr>
            <w:r>
              <w:t xml:space="preserve">(vii)  </w:t>
            </w:r>
            <w:r>
              <w:tab/>
              <w:t>the secretary of the Building Contractor is *[not] my immediate family member *[and the secretary of the Building Contractor is *[not] an immediate family member of the other proprietor*[s] of my firm]</w:t>
            </w:r>
            <w:r>
              <w:rPr>
                <w:rFonts w:hint="eastAsia"/>
              </w:rPr>
              <w:t>; and</w:t>
            </w:r>
          </w:p>
          <w:p w:rsidR="00F85552" w:rsidRDefault="00F85552">
            <w:pPr>
              <w:keepNext/>
              <w:keepLines/>
              <w:ind w:left="1690" w:hanging="720"/>
              <w:jc w:val="both"/>
              <w:rPr>
                <w:vertAlign w:val="superscript"/>
              </w:rPr>
            </w:pPr>
          </w:p>
          <w:p w:rsidR="00F85552" w:rsidRDefault="00F85552">
            <w:pPr>
              <w:keepNext/>
              <w:keepLines/>
              <w:ind w:left="1690" w:hanging="720"/>
              <w:jc w:val="both"/>
              <w:rPr>
                <w:rFonts w:hint="eastAsia"/>
              </w:rPr>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my firm]</w:t>
            </w:r>
            <w:r>
              <w:rPr>
                <w:rFonts w:hint="eastAsia"/>
              </w:rPr>
              <w:t>; and</w:t>
            </w:r>
          </w:p>
          <w:p w:rsidR="00F85552" w:rsidRDefault="00F85552">
            <w:pPr>
              <w:keepNext/>
              <w:keepLines/>
              <w:ind w:left="1690" w:hanging="720"/>
              <w:jc w:val="both"/>
              <w:rPr>
                <w:vertAlign w:val="superscript"/>
              </w:rPr>
            </w:pPr>
          </w:p>
          <w:p w:rsidR="00F85552" w:rsidRDefault="00F85552">
            <w:pPr>
              <w:keepNext/>
              <w:keepLines/>
              <w:ind w:left="1690" w:hanging="720"/>
              <w:jc w:val="both"/>
              <w:rPr>
                <w:rFonts w:hint="eastAsia"/>
              </w:rPr>
            </w:pPr>
            <w:r>
              <w:t xml:space="preserve">(ix) </w:t>
            </w:r>
            <w:r>
              <w:tab/>
              <w:t>the secretary of the</w:t>
            </w:r>
            <w:r>
              <w:rPr>
                <w:rFonts w:hint="eastAsia"/>
              </w:rPr>
              <w:t xml:space="preserve"> holding company</w:t>
            </w:r>
            <w:r>
              <w:t xml:space="preserve"> </w:t>
            </w:r>
            <w:r>
              <w:rPr>
                <w:rFonts w:hint="eastAsia"/>
              </w:rPr>
              <w:t>of the Vendor</w:t>
            </w:r>
            <w:r>
              <w:t xml:space="preserve"> is *[not] my immediate family member *[and the secretary of the holding company of the Vendor is *[not] an immediate family member of </w:t>
            </w:r>
            <w:r>
              <w:rPr>
                <w:rFonts w:hint="eastAsia"/>
              </w:rPr>
              <w:t>the other</w:t>
            </w:r>
            <w:r>
              <w:t xml:space="preserve"> proprietor</w:t>
            </w:r>
            <w:r>
              <w:rPr>
                <w:rFonts w:hint="eastAsia"/>
              </w:rPr>
              <w:t>*[s]</w:t>
            </w:r>
            <w:r>
              <w:t xml:space="preserve"> of my firm]</w:t>
            </w:r>
            <w:r>
              <w:rPr>
                <w:rFonts w:hint="eastAsia"/>
              </w:rPr>
              <w:t>;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rPr>
                <w:rFonts w:hint="eastAsia"/>
              </w:rPr>
            </w:pPr>
            <w:r>
              <w:t xml:space="preserve">(x)  </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 xml:space="preserve">(xi)  </w:t>
            </w:r>
            <w:r>
              <w:tab/>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rPr>
                <w:rFonts w:hint="eastAsia"/>
              </w:rPr>
            </w:pPr>
            <w:r>
              <w:t xml:space="preserve">(xii)  </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F85552" w:rsidRDefault="00F85552">
            <w:pPr>
              <w:keepNext/>
              <w:keepLines/>
              <w:widowControl/>
              <w:ind w:leftChars="405" w:left="1692" w:hangingChars="300" w:hanging="720"/>
              <w:jc w:val="both"/>
              <w:rPr>
                <w:rFonts w:hint="eastAsia"/>
              </w:rPr>
            </w:pPr>
          </w:p>
          <w:p w:rsidR="00F85552" w:rsidRDefault="00F85552">
            <w:pPr>
              <w:keepNext/>
              <w:keepLines/>
              <w:ind w:left="1690" w:hanging="720"/>
              <w:jc w:val="both"/>
            </w:pPr>
            <w:r>
              <w:t>(xiii)</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my firm *is an employee/are employees</w:t>
            </w:r>
            <w:r>
              <w:rPr>
                <w:rFonts w:hint="eastAsia"/>
              </w:rPr>
              <w:t xml:space="preserve"> of the </w:t>
            </w:r>
            <w:r>
              <w:t>Vendo</w:t>
            </w:r>
            <w:r>
              <w:rPr>
                <w:rFonts w:hint="eastAsia"/>
              </w:rPr>
              <w:t>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(xiv)</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(xv)</w:t>
            </w:r>
            <w:r>
              <w:tab/>
              <w:t xml:space="preserve">I am *[not] the secretary </w:t>
            </w:r>
            <w:r>
              <w:rPr>
                <w:rFonts w:hint="eastAsia"/>
              </w:rPr>
              <w:t xml:space="preserve">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 xml:space="preserve">secretary of the </w:t>
            </w:r>
            <w:r>
              <w:t>Vendo</w:t>
            </w:r>
            <w:r>
              <w:rPr>
                <w:rFonts w:hint="eastAsia"/>
              </w:rPr>
              <w:t>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pPr>
            <w:r>
              <w:t xml:space="preserve">(xvi) </w:t>
            </w:r>
            <w:r>
              <w:tab/>
              <w:t xml:space="preserve">I am *[not] an employee </w:t>
            </w:r>
            <w:r>
              <w:rPr>
                <w:rFonts w:hint="eastAsia"/>
              </w:rPr>
              <w:t xml:space="preserve">of the </w:t>
            </w:r>
            <w:r>
              <w:t>Building Contractor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(xvii)</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rPr>
                <w:rFonts w:hint="eastAsia"/>
              </w:rPr>
            </w:pPr>
            <w:r>
              <w:t>(xviii)</w:t>
            </w:r>
            <w:r>
              <w:tab/>
              <w:t xml:space="preserve">I am *[not] the secretary </w:t>
            </w:r>
            <w:r>
              <w:rPr>
                <w:rFonts w:hint="eastAsia"/>
              </w:rPr>
              <w:t xml:space="preserve">of the </w:t>
            </w:r>
            <w:r>
              <w:t>Building Contractor *[and *</w:t>
            </w:r>
            <w:r>
              <w:rPr>
                <w:rFonts w:hint="eastAsia"/>
              </w:rPr>
              <w:t>no/</w:t>
            </w:r>
            <w:r>
              <w:t xml:space="preserve">one other proprietor of my firm is the </w:t>
            </w:r>
            <w:r>
              <w:rPr>
                <w:rFonts w:hint="eastAsia"/>
              </w:rPr>
              <w:t xml:space="preserve">secretary of the </w:t>
            </w:r>
            <w:r>
              <w:t>Building C</w:t>
            </w:r>
            <w:r>
              <w:rPr>
                <w:rFonts w:hint="eastAsia"/>
              </w:rPr>
              <w:t>ontractor</w:t>
            </w:r>
            <w:r>
              <w:t>]</w:t>
            </w:r>
            <w:r>
              <w:rPr>
                <w:rFonts w:hint="eastAsia"/>
              </w:rPr>
              <w:t>; and</w:t>
            </w:r>
          </w:p>
          <w:p w:rsidR="00F85552" w:rsidRDefault="00F85552">
            <w:pPr>
              <w:keepNext/>
              <w:keepLines/>
              <w:ind w:left="1690" w:hanging="720"/>
              <w:jc w:val="both"/>
              <w:rPr>
                <w:vertAlign w:val="superscript"/>
              </w:rPr>
            </w:pPr>
          </w:p>
          <w:p w:rsidR="00F85552" w:rsidRDefault="00F85552">
            <w:pPr>
              <w:keepNext/>
              <w:keepLines/>
              <w:numPr>
                <w:ilvl w:val="0"/>
                <w:numId w:val="5"/>
              </w:numPr>
              <w:tabs>
                <w:tab w:val="clear" w:pos="2160"/>
              </w:tabs>
              <w:ind w:left="1690"/>
              <w:jc w:val="both"/>
            </w:pPr>
            <w:r>
              <w:rPr>
                <w:rFonts w:hint="eastAsia"/>
              </w:rPr>
              <w:tab/>
            </w: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F85552" w:rsidRDefault="00F85552">
            <w:pPr>
              <w:keepNext/>
              <w:keepLines/>
              <w:ind w:left="1690" w:hanging="720"/>
              <w:jc w:val="both"/>
            </w:pPr>
          </w:p>
          <w:p w:rsidR="00F85552" w:rsidRDefault="00F85552">
            <w:pPr>
              <w:keepNext/>
              <w:keepLines/>
              <w:ind w:left="1690" w:hanging="720"/>
              <w:jc w:val="both"/>
            </w:pPr>
            <w:r>
              <w:t>(xx)</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F85552" w:rsidRDefault="00F85552">
            <w:pPr>
              <w:keepNext/>
              <w:keepLines/>
              <w:ind w:left="1690" w:hanging="720"/>
              <w:jc w:val="both"/>
            </w:pPr>
          </w:p>
          <w:p w:rsidR="00F85552" w:rsidRDefault="00F85552">
            <w:pPr>
              <w:keepNext/>
              <w:keepLines/>
              <w:widowControl/>
              <w:ind w:leftChars="405" w:left="1692" w:hangingChars="300" w:hanging="720"/>
              <w:jc w:val="both"/>
              <w:rPr>
                <w:rFonts w:hint="eastAsia"/>
              </w:rPr>
            </w:pPr>
            <w:r>
              <w:rPr>
                <w:rFonts w:hint="eastAsia"/>
              </w:rPr>
              <w:t xml:space="preserve">(xxi) </w:t>
            </w:r>
            <w:r>
              <w:tab/>
              <w:t xml:space="preserve">I am *[not] the secretary </w:t>
            </w:r>
            <w:r>
              <w:rPr>
                <w:rFonts w:hint="eastAsia"/>
              </w:rPr>
              <w:t xml:space="preserve">of the </w:t>
            </w:r>
            <w:r>
              <w:t>holding company of the Vendo</w:t>
            </w:r>
            <w:r>
              <w:rPr>
                <w:rFonts w:hint="eastAsia"/>
              </w:rPr>
              <w:t>r</w:t>
            </w:r>
            <w:r>
              <w:t xml:space="preserve"> *[and *</w:t>
            </w:r>
            <w:r>
              <w:rPr>
                <w:rFonts w:hint="eastAsia"/>
              </w:rPr>
              <w:t>no/</w:t>
            </w:r>
            <w:r>
              <w:t xml:space="preserve">one other proprietor of my firm is the </w:t>
            </w:r>
            <w:r>
              <w:rPr>
                <w:rFonts w:hint="eastAsia"/>
              </w:rPr>
              <w:t>secretary of the holding company of the Vendor</w:t>
            </w:r>
            <w:r>
              <w:t>].</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tabs>
                <w:tab w:val="left" w:pos="972"/>
              </w:tabs>
              <w:ind w:left="972" w:hanging="720"/>
              <w:jc w:val="both"/>
            </w:pPr>
            <w:r>
              <w:rPr>
                <w:rStyle w:val="FootnoteReference"/>
              </w:rPr>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F85552" w:rsidRDefault="00F85552">
            <w:pPr>
              <w:keepNext/>
              <w:keepLines/>
              <w:ind w:left="1893" w:hanging="680"/>
              <w:jc w:val="both"/>
              <w:rPr>
                <w:vertAlign w:val="superscript"/>
              </w:rPr>
            </w:pPr>
          </w:p>
          <w:p w:rsidR="00F85552" w:rsidRDefault="00F85552">
            <w:pPr>
              <w:keepNext/>
              <w:keepLines/>
              <w:ind w:leftChars="405" w:left="1692" w:hangingChars="300" w:hanging="720"/>
              <w:jc w:val="both"/>
              <w:rPr>
                <w:rFonts w:hint="eastAsia"/>
              </w:rPr>
            </w:pPr>
            <w:r>
              <w:t xml:space="preserve">(i)   </w:t>
            </w:r>
            <w:r>
              <w:tab/>
            </w:r>
            <w:r>
              <w:rPr>
                <w:rFonts w:hint="eastAsia"/>
              </w:rPr>
              <w:t xml:space="preserve">the </w:t>
            </w:r>
            <w:r>
              <w:t>JV Partner</w:t>
            </w:r>
            <w:r>
              <w:rPr>
                <w:rFonts w:hint="eastAsia"/>
              </w:rPr>
              <w:t xml:space="preserve"> is a corporation </w:t>
            </w:r>
            <w:r>
              <w:t xml:space="preserve">and </w:t>
            </w:r>
            <w:r>
              <w:rPr>
                <w:rFonts w:hint="eastAsia"/>
              </w:rPr>
              <w:t>is a *private/listed company; and</w:t>
            </w:r>
          </w:p>
          <w:p w:rsidR="00F85552" w:rsidRDefault="00F85552">
            <w:pPr>
              <w:keepNext/>
              <w:keepLines/>
              <w:ind w:leftChars="405" w:left="1692" w:hangingChars="300" w:hanging="720"/>
              <w:jc w:val="both"/>
              <w:rPr>
                <w:rFonts w:hint="eastAsia"/>
              </w:rPr>
            </w:pPr>
          </w:p>
          <w:p w:rsidR="00F85552" w:rsidRDefault="00F85552">
            <w:pPr>
              <w:keepNext/>
              <w:keepLines/>
              <w:numPr>
                <w:ilvl w:val="0"/>
                <w:numId w:val="7"/>
              </w:numPr>
              <w:tabs>
                <w:tab w:val="clear" w:pos="2160"/>
              </w:tabs>
              <w:ind w:leftChars="405" w:left="1692" w:hangingChars="300"/>
              <w:jc w:val="both"/>
            </w:pPr>
            <w:r>
              <w:tab/>
            </w:r>
            <w:r>
              <w:rPr>
                <w:rFonts w:hint="eastAsia"/>
              </w:rPr>
              <w:t xml:space="preserve">the holding company of </w:t>
            </w:r>
            <w:r>
              <w:t>the</w:t>
            </w:r>
            <w:r>
              <w:rPr>
                <w:rFonts w:hint="eastAsia"/>
              </w:rPr>
              <w:t xml:space="preserve"> </w:t>
            </w:r>
            <w:r>
              <w:t>JV Partner</w:t>
            </w:r>
            <w:r>
              <w:rPr>
                <w:rFonts w:hint="eastAsia"/>
              </w:rPr>
              <w:t xml:space="preserve"> is a *private/listed company; and</w:t>
            </w:r>
          </w:p>
          <w:p w:rsidR="00F85552" w:rsidRDefault="00F85552">
            <w:pPr>
              <w:keepNext/>
              <w:keepLines/>
              <w:ind w:leftChars="405" w:left="1692" w:hangingChars="300" w:hanging="720"/>
              <w:jc w:val="both"/>
              <w:rPr>
                <w:rFonts w:hint="eastAsia"/>
              </w:rPr>
            </w:pPr>
          </w:p>
          <w:p w:rsidR="00F85552" w:rsidRDefault="00F85552">
            <w:pPr>
              <w:keepNext/>
              <w:keepLines/>
              <w:ind w:leftChars="405" w:left="1692" w:hangingChars="300" w:hanging="720"/>
              <w:jc w:val="both"/>
              <w:rPr>
                <w:rFonts w:hint="eastAsia"/>
              </w:rPr>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my firm]</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(iv)</w:t>
            </w:r>
            <w:r>
              <w:rPr>
                <w:rFonts w:hint="eastAsia"/>
              </w:rPr>
              <w:tab/>
            </w:r>
            <w:r>
              <w:t xml:space="preserve">the secretary of the </w:t>
            </w:r>
            <w:r>
              <w:rPr>
                <w:rFonts w:hint="eastAsia"/>
              </w:rPr>
              <w:t>JV Partner</w:t>
            </w:r>
            <w:r>
              <w:t xml:space="preserve"> is *[not] my immediate family member *[and the secretary of the </w:t>
            </w:r>
            <w:r>
              <w:rPr>
                <w:rFonts w:hint="eastAsia"/>
              </w:rPr>
              <w:t>JV Partner</w:t>
            </w:r>
            <w:r>
              <w:t xml:space="preserve"> is *[not] an immediate family member of the other proprietor*[s] of my firm]</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my firm]</w:t>
            </w:r>
            <w:r>
              <w:rPr>
                <w:rFonts w:hint="eastAsia"/>
              </w:rPr>
              <w:t>;</w:t>
            </w:r>
            <w:r>
              <w:t xml:space="preserve"> </w:t>
            </w:r>
            <w:r>
              <w:rPr>
                <w:rFonts w:hint="eastAsia"/>
              </w:rPr>
              <w:t>and</w:t>
            </w:r>
          </w:p>
          <w:p w:rsidR="00F85552" w:rsidRDefault="00F85552">
            <w:pPr>
              <w:keepNext/>
              <w:keepLines/>
              <w:ind w:leftChars="405" w:left="1692" w:hangingChars="300" w:hanging="720"/>
              <w:jc w:val="both"/>
              <w:rPr>
                <w:vertAlign w:val="superscript"/>
              </w:rPr>
            </w:pPr>
          </w:p>
          <w:p w:rsidR="00F85552" w:rsidRDefault="00F85552">
            <w:pPr>
              <w:keepNext/>
              <w:keepLines/>
              <w:ind w:leftChars="405" w:left="1692" w:hangingChars="300" w:hanging="720"/>
              <w:jc w:val="both"/>
              <w:rPr>
                <w:rFonts w:hint="eastAsia"/>
              </w:rPr>
            </w:pPr>
            <w:r>
              <w:t>(vi)</w:t>
            </w:r>
            <w:r>
              <w:rPr>
                <w:rFonts w:hint="eastAsia"/>
              </w:rPr>
              <w:tab/>
            </w:r>
            <w:r>
              <w:t>the secretary of the</w:t>
            </w:r>
            <w:r>
              <w:rPr>
                <w:rFonts w:hint="eastAsia"/>
              </w:rPr>
              <w:t xml:space="preserve"> holding company</w:t>
            </w:r>
            <w:r>
              <w:t xml:space="preserve"> </w:t>
            </w:r>
            <w:r>
              <w:rPr>
                <w:rFonts w:hint="eastAsia"/>
              </w:rPr>
              <w:t>of the JV Partner</w:t>
            </w:r>
            <w:r>
              <w:t xml:space="preserve"> is *[not] my immediate family member *[and the secretary 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my firm]</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other proprietor*[s] of my firm *is an employee/are employees</w:t>
            </w:r>
            <w:r>
              <w:rPr>
                <w:rFonts w:hint="eastAsia"/>
              </w:rPr>
              <w:t xml:space="preserve">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(xi)</w:t>
            </w:r>
            <w:r>
              <w:tab/>
              <w:t xml:space="preserve">I am *[not] the secretary </w:t>
            </w:r>
            <w:r>
              <w:rPr>
                <w:rFonts w:hint="eastAsia"/>
              </w:rPr>
              <w:t>of the JV Partner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secretary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F85552" w:rsidRDefault="00F85552">
            <w:pPr>
              <w:keepNext/>
              <w:keepLines/>
              <w:ind w:leftChars="405" w:left="1692" w:hangingChars="300" w:hanging="720"/>
              <w:jc w:val="both"/>
            </w:pPr>
          </w:p>
          <w:p w:rsidR="00F85552" w:rsidRDefault="00F85552">
            <w:pPr>
              <w:keepNext/>
              <w:keepLines/>
              <w:ind w:leftChars="405" w:left="1692" w:hangingChars="300" w:hanging="720"/>
              <w:jc w:val="both"/>
              <w:rPr>
                <w:rFonts w:hint="eastAsia"/>
              </w:rPr>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F85552" w:rsidRDefault="00F85552">
            <w:pPr>
              <w:keepNext/>
              <w:keepLines/>
              <w:ind w:leftChars="405" w:left="1692" w:hangingChars="300" w:hanging="720"/>
              <w:jc w:val="both"/>
              <w:rPr>
                <w:rFonts w:hint="eastAsia"/>
              </w:rPr>
            </w:pPr>
          </w:p>
          <w:p w:rsidR="00F85552" w:rsidRDefault="00F85552">
            <w:pPr>
              <w:keepNext/>
              <w:keepLines/>
              <w:ind w:leftChars="405" w:left="1692" w:hangingChars="300" w:hanging="720"/>
              <w:jc w:val="both"/>
              <w:rPr>
                <w:rFonts w:hint="eastAsia"/>
              </w:rPr>
            </w:pPr>
            <w:r>
              <w:t>(xiv)</w:t>
            </w:r>
            <w:r>
              <w:tab/>
              <w:t xml:space="preserve">I am *[not] the secretary </w:t>
            </w:r>
            <w:r>
              <w:rPr>
                <w:rFonts w:hint="eastAsia"/>
              </w:rPr>
              <w:t xml:space="preserve">of the </w:t>
            </w:r>
            <w:r>
              <w:t xml:space="preserve">holding company of the </w:t>
            </w:r>
            <w:r>
              <w:rPr>
                <w:rFonts w:hint="eastAsia"/>
              </w:rPr>
              <w:t>JV Partner</w:t>
            </w:r>
            <w:r>
              <w:t xml:space="preserve"> *[and *</w:t>
            </w:r>
            <w:r>
              <w:rPr>
                <w:rFonts w:hint="eastAsia"/>
              </w:rPr>
              <w:t>no/</w:t>
            </w:r>
            <w:r>
              <w:t xml:space="preserve">one other proprietor of my firm is the </w:t>
            </w:r>
            <w:r>
              <w:rPr>
                <w:rFonts w:hint="eastAsia"/>
              </w:rPr>
              <w:t>secretary of the holding company of the JV Partner</w:t>
            </w:r>
            <w:r>
              <w:t>].</w:t>
            </w:r>
            <w:r>
              <w:rPr>
                <w:rFonts w:hint="eastAsia"/>
              </w:rPr>
              <w:t>]</w:t>
            </w:r>
          </w:p>
          <w:p w:rsidR="00F85552" w:rsidRDefault="00F85552">
            <w:pPr>
              <w:keepNext/>
              <w:keepLines/>
              <w:jc w:val="both"/>
            </w:pPr>
          </w:p>
        </w:tc>
      </w:tr>
      <w:tr w:rsidR="00F85552">
        <w:tblPrEx>
          <w:tblCellMar>
            <w:top w:w="0" w:type="dxa"/>
            <w:bottom w:w="0" w:type="dxa"/>
          </w:tblCellMar>
        </w:tblPrEx>
        <w:tc>
          <w:tcPr>
            <w:tcW w:w="288" w:type="dxa"/>
          </w:tcPr>
          <w:p w:rsidR="00F85552" w:rsidRDefault="00F85552">
            <w:pPr>
              <w:keepNext/>
              <w:keepLines/>
              <w:widowControl/>
              <w:rPr>
                <w:rFonts w:hint="eastAsia"/>
              </w:rPr>
            </w:pPr>
          </w:p>
        </w:tc>
        <w:tc>
          <w:tcPr>
            <w:tcW w:w="9180" w:type="dxa"/>
            <w:gridSpan w:val="2"/>
          </w:tcPr>
          <w:p w:rsidR="00F85552" w:rsidRDefault="00F85552">
            <w:pPr>
              <w:keepNext/>
              <w:keepLines/>
              <w:ind w:left="972" w:hanging="540"/>
              <w:jc w:val="both"/>
            </w:pPr>
            <w:r>
              <w:rPr>
                <w:vertAlign w:val="superscript"/>
              </w:rPr>
              <w:sym w:font="Symbol" w:char="F0B6"/>
            </w:r>
            <w:r>
              <w:t>(</w:t>
            </w:r>
            <w:r>
              <w:rPr>
                <w:rFonts w:hint="eastAsia"/>
              </w:rPr>
              <w:t>c</w:t>
            </w:r>
            <w:r>
              <w:t>)</w:t>
            </w:r>
            <w:r>
              <w:tab/>
              <w:t>In this paragraph, “corporation”, “</w:t>
            </w:r>
            <w:r>
              <w:rPr>
                <w:rFonts w:hint="eastAsia"/>
              </w:rPr>
              <w:t>private company</w:t>
            </w:r>
            <w:r>
              <w:t>”</w:t>
            </w:r>
            <w:r>
              <w:rPr>
                <w:rFonts w:hint="eastAsia"/>
              </w:rPr>
              <w:t xml:space="preserve">, </w:t>
            </w:r>
            <w:r>
              <w:t>“</w:t>
            </w:r>
            <w:r>
              <w:rPr>
                <w:rFonts w:hint="eastAsia"/>
              </w:rPr>
              <w:t>listed company</w:t>
            </w:r>
            <w:r>
              <w:t>”</w:t>
            </w:r>
            <w:r>
              <w:rPr>
                <w:rFonts w:hint="eastAsia"/>
              </w:rPr>
              <w:t>,</w:t>
            </w:r>
            <w:r>
              <w:t xml:space="preserve"> “holding company”</w:t>
            </w:r>
            <w:r>
              <w:rPr>
                <w:rFonts w:hint="eastAsia"/>
              </w:rPr>
              <w:t>,</w:t>
            </w:r>
            <w:r>
              <w:t xml:space="preserve"> “immediate family member” and “proprietor” shall be as defined respectively in the Residential Properties (First-hand Sales) Ordinance.</w:t>
            </w:r>
          </w:p>
          <w:p w:rsidR="00F85552" w:rsidRDefault="00F85552">
            <w:pPr>
              <w:keepNext/>
              <w:keepLines/>
              <w:ind w:left="1440" w:hanging="720"/>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d</w:t>
            </w:r>
            <w:r>
              <w:t xml:space="preserve">) </w:t>
            </w:r>
            <w:r>
              <w:rPr>
                <w:rFonts w:hint="eastAsia"/>
              </w:rPr>
              <w:tab/>
              <w:t xml:space="preserve">My firm </w:t>
            </w:r>
            <w:r>
              <w:t>undertake</w:t>
            </w:r>
            <w:r>
              <w:rPr>
                <w:rFonts w:hint="eastAsia"/>
              </w:rPr>
              <w:t>s</w:t>
            </w:r>
            <w:r>
              <w:t xml:space="preserve"> to inform </w:t>
            </w:r>
            <w:r>
              <w:rPr>
                <w:rFonts w:hint="eastAsia"/>
              </w:rPr>
              <w:t xml:space="preserve">in writing </w:t>
            </w:r>
            <w:r>
              <w:t>LACO immediately if there is</w:t>
            </w:r>
            <w:r>
              <w:rPr>
                <w:rFonts w:hint="eastAsia"/>
              </w:rPr>
              <w:t>:</w:t>
            </w:r>
          </w:p>
          <w:p w:rsidR="00F85552" w:rsidRDefault="00F85552">
            <w:pPr>
              <w:keepNext/>
              <w:keepLines/>
              <w:widowControl/>
              <w:ind w:leftChars="180" w:left="972" w:hangingChars="225" w:hanging="540"/>
              <w:jc w:val="both"/>
              <w:rPr>
                <w:rFonts w:hint="eastAsia"/>
              </w:rPr>
            </w:pPr>
          </w:p>
          <w:p w:rsidR="00F85552" w:rsidRDefault="00F85552">
            <w:pPr>
              <w:keepNext/>
              <w:keepLines/>
              <w:widowControl/>
              <w:numPr>
                <w:ilvl w:val="0"/>
                <w:numId w:val="10"/>
              </w:numPr>
              <w:tabs>
                <w:tab w:val="clear" w:pos="1692"/>
              </w:tabs>
              <w:ind w:left="1512" w:hanging="540"/>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F85552" w:rsidRDefault="00F85552">
            <w:pPr>
              <w:keepNext/>
              <w:keepLines/>
              <w:widowControl/>
              <w:ind w:left="1512" w:hanging="540"/>
              <w:jc w:val="both"/>
              <w:rPr>
                <w:rFonts w:hint="eastAsia"/>
              </w:rPr>
            </w:pPr>
          </w:p>
          <w:p w:rsidR="00F85552" w:rsidRDefault="00F85552">
            <w:pPr>
              <w:keepNext/>
              <w:keepLines/>
              <w:widowControl/>
              <w:ind w:left="1512" w:hanging="720"/>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F85552" w:rsidRDefault="00F85552">
            <w:pPr>
              <w:keepNext/>
              <w:keepLines/>
              <w:widowControl/>
              <w:ind w:left="1512" w:hanging="540"/>
              <w:jc w:val="both"/>
              <w:rPr>
                <w:rFonts w:hint="eastAsia"/>
              </w:rPr>
            </w:pPr>
          </w:p>
          <w:p w:rsidR="00F85552" w:rsidRDefault="00F85552">
            <w:pPr>
              <w:keepNext/>
              <w:keepLines/>
              <w:widowControl/>
              <w:ind w:left="1512" w:hanging="720"/>
              <w:jc w:val="both"/>
            </w:pPr>
            <w:r>
              <w:rPr>
                <w:rFonts w:hint="eastAsia"/>
              </w:rPr>
              <w:t>(</w:t>
            </w:r>
            <w:r>
              <w:t>ii</w:t>
            </w:r>
            <w:r>
              <w:rPr>
                <w:rFonts w:hint="eastAsia"/>
              </w:rPr>
              <w:t>i)</w:t>
            </w:r>
            <w:r>
              <w:tab/>
              <w:t xml:space="preserve">a change to </w:t>
            </w:r>
            <w:r>
              <w:rPr>
                <w:rFonts w:hint="eastAsia"/>
                <w:vertAlign w:val="superscript"/>
              </w:rPr>
              <w:sym w:font="Symbol" w:char="F066"/>
            </w:r>
            <w:r>
              <w:t xml:space="preserve">[(a)(i) to (a)(xxi)] </w:t>
            </w:r>
            <w:r>
              <w:rPr>
                <w:rFonts w:hint="eastAsia"/>
                <w:vertAlign w:val="superscript"/>
              </w:rPr>
              <w:sym w:font="Symbol" w:char="F0A5"/>
            </w:r>
            <w:r>
              <w:t>[and (b)(i) to (b)(xiv)] of this paragraph.</w:t>
            </w:r>
          </w:p>
          <w:p w:rsidR="00F85552" w:rsidRDefault="00F85552">
            <w:pPr>
              <w:keepNext/>
              <w:keepLines/>
              <w:widowControl/>
              <w:jc w:val="both"/>
              <w:rPr>
                <w:rFonts w:hint="eastAsia"/>
              </w:rPr>
            </w:pPr>
          </w:p>
        </w:tc>
      </w:tr>
      <w:tr w:rsidR="00F85552">
        <w:tblPrEx>
          <w:tblCellMar>
            <w:top w:w="0" w:type="dxa"/>
            <w:bottom w:w="0" w:type="dxa"/>
          </w:tblCellMar>
        </w:tblPrEx>
        <w:tc>
          <w:tcPr>
            <w:tcW w:w="288" w:type="dxa"/>
          </w:tcPr>
          <w:p w:rsidR="00F85552" w:rsidRDefault="00F85552">
            <w:pPr>
              <w:keepNext/>
              <w:keepLines/>
              <w:widowControl/>
              <w:rPr>
                <w:rFonts w:hint="eastAsia"/>
              </w:rPr>
            </w:pPr>
          </w:p>
          <w:p w:rsidR="00F85552" w:rsidRDefault="00F85552">
            <w:pPr>
              <w:keepNext/>
              <w:keepLines/>
              <w:widowControl/>
              <w:rPr>
                <w:rFonts w:hint="eastAsia"/>
              </w:rPr>
            </w:pPr>
          </w:p>
          <w:p w:rsidR="00F85552" w:rsidRDefault="00F85552">
            <w:pPr>
              <w:keepNext/>
              <w:keepLines/>
              <w:widowControl/>
            </w:pPr>
          </w:p>
        </w:tc>
        <w:tc>
          <w:tcPr>
            <w:tcW w:w="9180" w:type="dxa"/>
            <w:gridSpan w:val="2"/>
          </w:tcPr>
          <w:p w:rsidR="00F85552" w:rsidRDefault="00F85552">
            <w:pPr>
              <w:keepNext/>
              <w:keepLines/>
              <w:widowControl/>
              <w:tabs>
                <w:tab w:val="left" w:pos="972"/>
              </w:tabs>
              <w:jc w:val="both"/>
              <w:rPr>
                <w:rFonts w:hint="eastAsia"/>
              </w:rPr>
            </w:pPr>
            <w:r>
              <w:t>(</w:t>
            </w:r>
            <w:r>
              <w:rPr>
                <w:rFonts w:hint="eastAsia"/>
              </w:rPr>
              <w:t>15</w:t>
            </w:r>
            <w:r>
              <w:t>)</w:t>
            </w:r>
            <w:r>
              <w:rPr>
                <w:rFonts w:hint="eastAsia"/>
              </w:rPr>
              <w:tab/>
              <w:t>My firm</w:t>
            </w:r>
            <w:r>
              <w:t xml:space="preserve">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F85552" w:rsidRDefault="00F85552">
            <w:pPr>
              <w:keepNext/>
              <w:keepLines/>
              <w:widowControl/>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F85552" w:rsidRDefault="00F85552">
            <w:pPr>
              <w:keepNext/>
              <w:keepLines/>
              <w:widowControl/>
              <w:ind w:leftChars="405" w:left="972"/>
              <w:jc w:val="both"/>
            </w:pPr>
          </w:p>
        </w:tc>
      </w:tr>
      <w:tr w:rsidR="00F85552">
        <w:tblPrEx>
          <w:tblCellMar>
            <w:top w:w="0" w:type="dxa"/>
            <w:bottom w:w="0" w:type="dxa"/>
          </w:tblCellMar>
        </w:tblPrEx>
        <w:tc>
          <w:tcPr>
            <w:tcW w:w="288" w:type="dxa"/>
          </w:tcPr>
          <w:p w:rsidR="00F85552" w:rsidRDefault="00F85552">
            <w:pPr>
              <w:keepNext/>
              <w:keepLines/>
              <w:widowControl/>
            </w:pPr>
          </w:p>
        </w:tc>
        <w:tc>
          <w:tcPr>
            <w:tcW w:w="9180" w:type="dxa"/>
            <w:gridSpan w:val="2"/>
          </w:tcPr>
          <w:p w:rsidR="00F85552" w:rsidRDefault="00F85552">
            <w:pPr>
              <w:keepNext/>
              <w:keepLines/>
              <w:widowControl/>
              <w:ind w:leftChars="180" w:left="972" w:hangingChars="225" w:hanging="54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F85552" w:rsidRDefault="00F85552">
            <w:pPr>
              <w:keepNext/>
              <w:keepLines/>
              <w:widowControl/>
              <w:ind w:leftChars="405" w:left="972"/>
              <w:jc w:val="both"/>
              <w:rPr>
                <w:rFonts w:hint="eastAsia"/>
              </w:rPr>
            </w:pPr>
          </w:p>
          <w:p w:rsidR="00F85552" w:rsidRDefault="00F85552">
            <w:pPr>
              <w:keepNext/>
              <w:keepLines/>
              <w:widowControl/>
              <w:jc w:val="both"/>
            </w:pPr>
            <w:r>
              <w:rPr>
                <w:rFonts w:hint="eastAsia"/>
              </w:rPr>
              <w:t>at which time a final report covering the period from the end of the last calendar month to either (a) or (b) of this paragraph will be submitted within 15 days of either (a) or (b) of this paragraph.</w:t>
            </w:r>
            <w:r>
              <w:t xml:space="preserve">  </w:t>
            </w:r>
          </w:p>
          <w:p w:rsidR="00F85552" w:rsidRDefault="00F85552">
            <w:pPr>
              <w:keepNext/>
              <w:keepLines/>
              <w:widowControl/>
              <w:jc w:val="both"/>
            </w:pPr>
          </w:p>
          <w:p w:rsidR="00F85552" w:rsidRDefault="00F85552">
            <w:pPr>
              <w:keepNext/>
              <w:keepLines/>
              <w:widowControl/>
              <w:jc w:val="both"/>
            </w:pPr>
            <w:r>
              <w:t>A</w:t>
            </w:r>
            <w:r>
              <w:rPr>
                <w:rFonts w:hint="eastAsia"/>
              </w:rPr>
              <w:t>nd</w:t>
            </w:r>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F85552" w:rsidRDefault="00F85552">
            <w:pPr>
              <w:keepNext/>
              <w:keepLines/>
              <w:widowControl/>
              <w:jc w:val="both"/>
            </w:pPr>
          </w:p>
          <w:p w:rsidR="00F85552" w:rsidRDefault="00F85552">
            <w:pPr>
              <w:keepNext/>
              <w:keepLines/>
              <w:widowControl/>
              <w:tabs>
                <w:tab w:val="left" w:pos="3717"/>
              </w:tabs>
              <w:jc w:val="both"/>
            </w:pPr>
            <w:r>
              <w:t xml:space="preserve">DECLARED </w:t>
            </w:r>
            <w:r>
              <w:rPr>
                <w:rFonts w:hint="eastAsia"/>
              </w:rPr>
              <w:t>by</w:t>
            </w:r>
            <w:r>
              <w:t xml:space="preserve">         </w:t>
            </w:r>
            <w:r>
              <w:tab/>
              <w:t>)</w:t>
            </w:r>
          </w:p>
          <w:p w:rsidR="00F85552" w:rsidRDefault="00F85552">
            <w:pPr>
              <w:keepNext/>
              <w:keepLines/>
              <w:widowControl/>
              <w:tabs>
                <w:tab w:val="left" w:pos="3717"/>
              </w:tabs>
              <w:jc w:val="both"/>
            </w:pPr>
            <w:r>
              <w:t xml:space="preserve">                               )</w:t>
            </w:r>
          </w:p>
          <w:p w:rsidR="00F85552" w:rsidRDefault="00F85552">
            <w:pPr>
              <w:keepNext/>
              <w:keepLines/>
              <w:widowControl/>
              <w:tabs>
                <w:tab w:val="left" w:pos="3717"/>
              </w:tabs>
              <w:jc w:val="both"/>
            </w:pPr>
            <w:r>
              <w:t xml:space="preserve">                               )</w:t>
            </w:r>
          </w:p>
          <w:p w:rsidR="00F85552" w:rsidRDefault="00F85552">
            <w:pPr>
              <w:keepNext/>
              <w:keepLines/>
              <w:widowControl/>
              <w:jc w:val="both"/>
            </w:pPr>
            <w:r>
              <w:t xml:space="preserve">                               )</w:t>
            </w:r>
          </w:p>
          <w:p w:rsidR="00F85552" w:rsidRDefault="00F85552">
            <w:pPr>
              <w:pStyle w:val="BodyText"/>
            </w:pPr>
          </w:p>
          <w:p w:rsidR="00F85552" w:rsidRDefault="00F85552">
            <w:pPr>
              <w:pStyle w:val="BodyText"/>
            </w:pPr>
            <w:r>
              <w:tab/>
            </w:r>
            <w:r>
              <w:tab/>
            </w:r>
            <w:r>
              <w:tab/>
            </w:r>
            <w:r>
              <w:tab/>
            </w:r>
            <w:r>
              <w:tab/>
            </w:r>
            <w:r>
              <w:tab/>
            </w:r>
            <w:r>
              <w:tab/>
            </w:r>
            <w:r>
              <w:tab/>
            </w:r>
            <w:r>
              <w:tab/>
              <w:t xml:space="preserve">              Before me,</w:t>
            </w:r>
          </w:p>
          <w:p w:rsidR="00F85552" w:rsidRDefault="00F85552">
            <w:pPr>
              <w:keepNext/>
              <w:keepLines/>
              <w:widowControl/>
              <w:ind w:leftChars="405" w:left="972"/>
              <w:jc w:val="both"/>
            </w:pPr>
          </w:p>
        </w:tc>
      </w:tr>
    </w:tbl>
    <w:p w:rsidR="00F85552" w:rsidRDefault="00F85552">
      <w:pPr>
        <w:rPr>
          <w:rFonts w:hint="eastAsia"/>
        </w:rPr>
        <w:sectPr w:rsidR="00F85552">
          <w:headerReference w:type="even" r:id="rId7"/>
          <w:footerReference w:type="even" r:id="rId8"/>
          <w:footerReference w:type="default" r:id="rId9"/>
          <w:pgSz w:w="11906" w:h="16838" w:code="9"/>
          <w:pgMar w:top="1418" w:right="1644" w:bottom="1418" w:left="1361" w:header="567" w:footer="567" w:gutter="0"/>
          <w:cols w:space="425"/>
          <w:titlePg/>
          <w:docGrid w:type="lines" w:linePitch="360"/>
        </w:sectPr>
      </w:pPr>
    </w:p>
    <w:p w:rsidR="00F85552" w:rsidRDefault="00F85552">
      <w:pPr>
        <w:rPr>
          <w:rFonts w:hint="eastAsia"/>
        </w:rPr>
      </w:pPr>
    </w:p>
    <w:p w:rsidR="00F85552" w:rsidRDefault="00F85552">
      <w:pPr>
        <w:rPr>
          <w:rFonts w:hint="eastAsia"/>
        </w:rPr>
      </w:pPr>
    </w:p>
    <w:p w:rsidR="00F85552" w:rsidRDefault="00F85552">
      <w:pPr>
        <w:rPr>
          <w:rFonts w:hint="eastAsia"/>
        </w:rPr>
      </w:pPr>
    </w:p>
    <w:p w:rsidR="00F85552" w:rsidRDefault="00F85552">
      <w:pPr>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IN THE MATTER of the Oaths and Declarations Ordinance</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_____________________________________</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center"/>
        <w:rPr>
          <w:rFonts w:hint="eastAsia"/>
        </w:rPr>
      </w:pPr>
      <w:r>
        <w:rPr>
          <w:rFonts w:hint="eastAsia"/>
        </w:rPr>
        <w:t>S T A T U T O R Y</w:t>
      </w:r>
    </w:p>
    <w:p w:rsidR="00F85552" w:rsidRDefault="00F85552">
      <w:pPr>
        <w:ind w:leftChars="2025" w:left="4860" w:rightChars="220" w:right="528"/>
        <w:jc w:val="center"/>
        <w:rPr>
          <w:rFonts w:hint="eastAsia"/>
        </w:rPr>
      </w:pPr>
      <w:r>
        <w:rPr>
          <w:rFonts w:hint="eastAsia"/>
        </w:rPr>
        <w:t>D E C L A R A T I O N</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_____________________________________</w:t>
      </w:r>
    </w:p>
    <w:p w:rsidR="00F85552" w:rsidRDefault="00F85552">
      <w:pPr>
        <w:ind w:leftChars="2025" w:left="4860" w:rightChars="220" w:right="528"/>
        <w:jc w:val="both"/>
        <w:rPr>
          <w:rFonts w:hint="eastAsia"/>
        </w:rPr>
      </w:pPr>
    </w:p>
    <w:p w:rsidR="00F85552" w:rsidRDefault="00F85552">
      <w:pPr>
        <w:pStyle w:val="Heading1"/>
        <w:ind w:rightChars="220" w:right="528"/>
        <w:rPr>
          <w:rFonts w:hint="eastAsia"/>
        </w:rPr>
      </w:pPr>
      <w:r>
        <w:rPr>
          <w:rFonts w:hint="eastAsia"/>
        </w:rPr>
        <w:t>REGISTERED in the Land Registry by</w:t>
      </w:r>
    </w:p>
    <w:p w:rsidR="00F85552" w:rsidRDefault="00F85552">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F85552" w:rsidRDefault="00F85552">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p>
    <w:p w:rsidR="00F85552" w:rsidRDefault="00F85552">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F85552" w:rsidRDefault="00F85552">
      <w:pPr>
        <w:autoSpaceDE w:val="0"/>
        <w:autoSpaceDN w:val="0"/>
        <w:adjustRightInd w:val="0"/>
        <w:ind w:left="540" w:hanging="540"/>
        <w:rPr>
          <w:rFonts w:hint="eastAsia"/>
        </w:rPr>
      </w:pPr>
      <w:r>
        <w:br w:type="page"/>
      </w:r>
    </w:p>
    <w:p w:rsidR="00F85552" w:rsidRDefault="00F85552" w:rsidP="0033057F">
      <w:pPr>
        <w:autoSpaceDE w:val="0"/>
        <w:autoSpaceDN w:val="0"/>
        <w:adjustRightInd w:val="0"/>
        <w:spacing w:afterLines="50" w:after="180"/>
        <w:ind w:left="547" w:hanging="547"/>
        <w:rPr>
          <w:rFonts w:eastAsia="SimSun"/>
          <w:color w:val="000000"/>
          <w:kern w:val="0"/>
          <w:szCs w:val="28"/>
        </w:rPr>
      </w:pP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F85552" w:rsidRDefault="00F85552" w:rsidP="0033057F">
      <w:pPr>
        <w:spacing w:afterLines="50" w:after="180"/>
        <w:ind w:left="547" w:rightChars="220" w:right="528" w:hanging="547"/>
        <w:jc w:val="both"/>
      </w:pPr>
      <w:r>
        <w:rPr>
          <w:rFonts w:hint="eastAsia"/>
        </w:rPr>
        <w:t>*</w:t>
      </w:r>
      <w:r>
        <w:rPr>
          <w:rFonts w:hint="eastAsia"/>
        </w:rPr>
        <w:tab/>
        <w:t>Delete as appropriate.</w:t>
      </w:r>
    </w:p>
    <w:p w:rsidR="00F85552" w:rsidRDefault="00F85552" w:rsidP="0033057F">
      <w:pPr>
        <w:keepNext/>
        <w:keepLines/>
        <w:widowControl/>
        <w:spacing w:afterLines="50" w:after="180"/>
        <w:ind w:left="547" w:rightChars="220" w:right="528" w:hanging="547"/>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F85552" w:rsidRDefault="00F85552" w:rsidP="0033057F">
      <w:pPr>
        <w:keepNext/>
        <w:keepLines/>
        <w:widowControl/>
        <w:spacing w:afterLines="50" w:after="180"/>
        <w:ind w:left="547" w:rightChars="220" w:right="528" w:hanging="547"/>
        <w:jc w:val="both"/>
      </w:pPr>
      <w:r>
        <w:rPr>
          <w:rFonts w:hint="eastAsia"/>
          <w:vertAlign w:val="superscript"/>
        </w:rPr>
        <w:sym w:font="Symbol" w:char="F076"/>
      </w:r>
      <w:r>
        <w:rPr>
          <w:vertAlign w:val="superscript"/>
        </w:rPr>
        <w:tab/>
      </w:r>
      <w:r>
        <w:t>Amend as appropriate where Sub-DMC is involved.</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t>#</w:t>
      </w:r>
      <w:r>
        <w:tab/>
      </w:r>
      <w:r>
        <w:rPr>
          <w:rFonts w:hint="eastAsia"/>
        </w:rPr>
        <w:t>Applicable where DMC approval is required.  Delete as appropriate.</w:t>
      </w:r>
    </w:p>
    <w:p w:rsidR="00F85552" w:rsidRDefault="00F85552" w:rsidP="0033057F">
      <w:pPr>
        <w:keepNext/>
        <w:keepLines/>
        <w:widowControl/>
        <w:spacing w:afterLines="50" w:after="180"/>
        <w:ind w:left="547" w:rightChars="220" w:right="528" w:hanging="547"/>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F85552" w:rsidRDefault="00F85552" w:rsidP="0033057F">
      <w:pPr>
        <w:keepNext/>
        <w:keepLines/>
        <w:widowControl/>
        <w:spacing w:afterLines="50" w:after="180"/>
        <w:ind w:left="547" w:rightChars="220" w:right="528" w:hanging="547"/>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F85552" w:rsidRDefault="00F85552" w:rsidP="0033057F">
      <w:pPr>
        <w:keepNext/>
        <w:keepLines/>
        <w:widowControl/>
        <w:spacing w:afterLines="50" w:after="180"/>
        <w:ind w:left="547" w:rightChars="220" w:right="528" w:hanging="547"/>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F85552" w:rsidRDefault="00F85552" w:rsidP="0033057F">
      <w:pPr>
        <w:keepNext/>
        <w:keepLines/>
        <w:widowControl/>
        <w:spacing w:afterLines="50" w:after="180"/>
        <w:ind w:left="547" w:rightChars="220" w:right="528" w:hanging="547"/>
        <w:jc w:val="both"/>
        <w:rPr>
          <w:rFonts w:hint="eastAsia"/>
        </w:rPr>
      </w:pPr>
      <w:r>
        <w:rPr>
          <w:rFonts w:hint="eastAsia"/>
          <w:vertAlign w:val="superscript"/>
        </w:rPr>
        <w:sym w:font="Symbol" w:char="F0A5"/>
      </w:r>
      <w:r>
        <w:rPr>
          <w:vertAlign w:val="superscript"/>
        </w:rPr>
        <w:tab/>
      </w:r>
      <w:r>
        <w:rPr>
          <w:rFonts w:hint="eastAsia"/>
        </w:rPr>
        <w:t>Applicable where there is a corporation engaged to co-ordinate and supervise the process of designing, planning, constructing, fitting out, completing and marketing the Development or the Phase (as the case may be).  Amend as appropriate where there is no or there are more than one holding company of the corporation so engaged or where the person so engaged is an individual or a partnership.</w:t>
      </w:r>
    </w:p>
    <w:p w:rsidR="00F85552" w:rsidRDefault="00F85552">
      <w:pPr>
        <w:keepNext/>
        <w:keepLines/>
        <w:widowControl/>
        <w:numPr>
          <w:ins w:id="0" w:author="LACO" w:date="2012-12-05T15:52:00Z"/>
        </w:numPr>
        <w:ind w:left="540" w:rightChars="220" w:right="528" w:hangingChars="225" w:hanging="540"/>
        <w:jc w:val="both"/>
        <w:rPr>
          <w:rFonts w:hint="eastAsia"/>
        </w:rPr>
      </w:pPr>
      <w:r>
        <w:rPr>
          <w:rFonts w:hint="eastAsia"/>
          <w:vertAlign w:val="superscript"/>
        </w:rPr>
        <w:sym w:font="Symbol" w:char="F0B6"/>
      </w:r>
      <w:r>
        <w:rPr>
          <w:vertAlign w:val="superscript"/>
        </w:rPr>
        <w:tab/>
      </w:r>
      <w:r>
        <w:rPr>
          <w:rFonts w:hint="eastAsia"/>
        </w:rPr>
        <w:t>Delete definition(s) as appropriate.</w:t>
      </w:r>
    </w:p>
    <w:sectPr w:rsidR="00F85552">
      <w:headerReference w:type="default" r:id="rId10"/>
      <w:footerReference w:type="default" r:id="rId11"/>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4C54" w:rsidRDefault="00134C54">
      <w:r>
        <w:separator/>
      </w:r>
    </w:p>
  </w:endnote>
  <w:endnote w:type="continuationSeparator" w:id="0">
    <w:p w:rsidR="00134C54" w:rsidRDefault="00134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5552" w:rsidRDefault="00F85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43C30">
      <w:rPr>
        <w:rStyle w:val="PageNumber"/>
        <w:noProof/>
      </w:rPr>
      <w:t>10</w:t>
    </w:r>
    <w:r>
      <w:rPr>
        <w:rStyle w:val="PageNumber"/>
      </w:rPr>
      <w:fldChar w:fldCharType="end"/>
    </w:r>
  </w:p>
  <w:p w:rsidR="00F85552" w:rsidRDefault="00F855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4C54" w:rsidRDefault="00134C54">
      <w:r>
        <w:separator/>
      </w:r>
    </w:p>
  </w:footnote>
  <w:footnote w:type="continuationSeparator" w:id="0">
    <w:p w:rsidR="00134C54" w:rsidRDefault="00134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5552" w:rsidRDefault="00F855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552" w:rsidRDefault="00F85552">
    <w:pPr>
      <w:pStyle w:val="Header"/>
      <w:framePr w:wrap="around" w:vAnchor="text" w:hAnchor="margin" w:xAlign="center" w:y="1"/>
      <w:rPr>
        <w:rStyle w:val="PageNumber"/>
      </w:rPr>
    </w:pPr>
  </w:p>
  <w:p w:rsidR="00F85552" w:rsidRDefault="00F85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7"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8"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9"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1"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1228347768">
    <w:abstractNumId w:val="8"/>
  </w:num>
  <w:num w:numId="2" w16cid:durableId="944268662">
    <w:abstractNumId w:val="10"/>
  </w:num>
  <w:num w:numId="3" w16cid:durableId="932709293">
    <w:abstractNumId w:val="3"/>
  </w:num>
  <w:num w:numId="4" w16cid:durableId="598638244">
    <w:abstractNumId w:val="0"/>
  </w:num>
  <w:num w:numId="5" w16cid:durableId="921063632">
    <w:abstractNumId w:val="5"/>
  </w:num>
  <w:num w:numId="6" w16cid:durableId="128665862">
    <w:abstractNumId w:val="11"/>
  </w:num>
  <w:num w:numId="7" w16cid:durableId="1108623897">
    <w:abstractNumId w:val="12"/>
  </w:num>
  <w:num w:numId="8" w16cid:durableId="199631471">
    <w:abstractNumId w:val="9"/>
  </w:num>
  <w:num w:numId="9" w16cid:durableId="1146120449">
    <w:abstractNumId w:val="13"/>
  </w:num>
  <w:num w:numId="10" w16cid:durableId="109975684">
    <w:abstractNumId w:val="4"/>
  </w:num>
  <w:num w:numId="11" w16cid:durableId="1028260050">
    <w:abstractNumId w:val="6"/>
  </w:num>
  <w:num w:numId="12" w16cid:durableId="789323360">
    <w:abstractNumId w:val="2"/>
  </w:num>
  <w:num w:numId="13" w16cid:durableId="259409147">
    <w:abstractNumId w:val="1"/>
  </w:num>
  <w:num w:numId="14" w16cid:durableId="1316021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057F"/>
    <w:rsid w:val="00134C54"/>
    <w:rsid w:val="001D2423"/>
    <w:rsid w:val="0033057F"/>
    <w:rsid w:val="00543C30"/>
    <w:rsid w:val="00F85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B26699E0-9E99-4B99-81C6-0B6530EE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character" w:styleId="FootnoteReference">
    <w:name w:val="footnote reference"/>
    <w:basedOn w:val="DefaultParagraphFont"/>
    <w:semiHidden/>
    <w:rPr>
      <w:vertAlign w:val="superscript"/>
    </w:rPr>
  </w:style>
  <w:style w:type="paragraph" w:styleId="BodyText">
    <w:name w:val="Body Text"/>
    <w:basedOn w:val="Normal"/>
    <w:pPr>
      <w:keepNext/>
      <w:keepLines/>
      <w:widowControl/>
      <w:jc w:val="both"/>
    </w:pPr>
  </w:style>
  <w:style w:type="paragraph" w:styleId="BodyTextIndent">
    <w:name w:val="Body Text Indent"/>
    <w:basedOn w:val="Normal"/>
    <w:pPr>
      <w:keepNext/>
      <w:keepLines/>
      <w:widowControl/>
      <w:adjustRightInd w:val="0"/>
      <w:snapToGrid w:val="0"/>
      <w:ind w:left="2160" w:hanging="720"/>
      <w:jc w:val="both"/>
    </w:pPr>
    <w:rPr>
      <w:kern w:val="0"/>
      <w:lang w:val="en-GB"/>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3402</Words>
  <Characters>19394</Characters>
  <Application>Microsoft Office Word</Application>
  <DocSecurity>0</DocSecurity>
  <Lines>161</Lines>
  <Paragraphs>45</Paragraphs>
  <ScaleCrop>false</ScaleCrop>
  <Company>Government of HKSAR</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2013-04-26T03:52:00Z</cp:lastPrinted>
  <dcterms:created xsi:type="dcterms:W3CDTF">2026-10-02T17:17:00Z</dcterms:created>
  <dcterms:modified xsi:type="dcterms:W3CDTF">2026-10-02T17:17:00Z</dcterms:modified>
</cp:coreProperties>
</file>