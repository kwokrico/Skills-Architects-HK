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7BFD" w:rsidRDefault="00F07BFD">
      <w:pPr>
        <w:pStyle w:val="Heading1"/>
        <w:rPr>
          <w:sz w:val="24"/>
        </w:rPr>
      </w:pPr>
      <w:r>
        <w:rPr>
          <w:rFonts w:hint="eastAsia"/>
          <w:sz w:val="24"/>
        </w:rPr>
        <w:t>Annex</w:t>
      </w:r>
      <w:r>
        <w:rPr>
          <w:sz w:val="24"/>
        </w:rPr>
        <w:t xml:space="preserve"> </w:t>
      </w:r>
      <w:r>
        <w:rPr>
          <w:rFonts w:hint="eastAsia"/>
          <w:sz w:val="24"/>
        </w:rPr>
        <w:t>IV</w:t>
      </w:r>
    </w:p>
    <w:p w:rsidR="00F07BFD" w:rsidRDefault="00F07BFD">
      <w:pPr>
        <w:tabs>
          <w:tab w:val="left" w:pos="900"/>
        </w:tabs>
        <w:snapToGrid w:val="0"/>
        <w:spacing w:line="360" w:lineRule="exact"/>
        <w:jc w:val="both"/>
        <w:rPr>
          <w:color w:val="000000"/>
          <w:szCs w:val="28"/>
        </w:rPr>
      </w:pPr>
    </w:p>
    <w:p w:rsidR="00F07BFD" w:rsidRDefault="00F07BFD">
      <w:pPr>
        <w:pStyle w:val="BodyText"/>
        <w:rPr>
          <w:rFonts w:hint="eastAsia"/>
          <w:sz w:val="24"/>
        </w:rPr>
      </w:pPr>
      <w:r>
        <w:rPr>
          <w:sz w:val="24"/>
        </w:rPr>
        <w:t>Printed Advertisements</w:t>
      </w:r>
      <w:r>
        <w:rPr>
          <w:rFonts w:hint="eastAsia"/>
          <w:sz w:val="24"/>
        </w:rPr>
        <w:t xml:space="preserve"> (Including </w:t>
      </w:r>
      <w:r>
        <w:rPr>
          <w:sz w:val="24"/>
        </w:rPr>
        <w:t>Promotional Materials)</w:t>
      </w:r>
    </w:p>
    <w:p w:rsidR="00F07BFD" w:rsidRDefault="00F07BFD">
      <w:pPr>
        <w:tabs>
          <w:tab w:val="left" w:pos="900"/>
        </w:tabs>
        <w:snapToGrid w:val="0"/>
        <w:spacing w:line="360" w:lineRule="exact"/>
        <w:jc w:val="both"/>
        <w:rPr>
          <w:color w:val="000000"/>
          <w:szCs w:val="28"/>
        </w:rPr>
      </w:pPr>
    </w:p>
    <w:p w:rsidR="00F07BFD" w:rsidRDefault="00F07BFD">
      <w:pPr>
        <w:tabs>
          <w:tab w:val="left" w:pos="900"/>
        </w:tabs>
        <w:snapToGrid w:val="0"/>
        <w:spacing w:line="360" w:lineRule="exact"/>
        <w:jc w:val="both"/>
        <w:rPr>
          <w:rFonts w:hint="eastAsia"/>
          <w:color w:val="000000"/>
          <w:szCs w:val="28"/>
        </w:rPr>
      </w:pPr>
    </w:p>
    <w:p w:rsidR="00F07BFD" w:rsidRDefault="00F07BFD">
      <w:pPr>
        <w:tabs>
          <w:tab w:val="left" w:pos="900"/>
        </w:tabs>
        <w:snapToGrid w:val="0"/>
        <w:spacing w:line="360" w:lineRule="exact"/>
        <w:jc w:val="both"/>
        <w:rPr>
          <w:rFonts w:hint="eastAsia"/>
          <w:color w:val="000000"/>
          <w:szCs w:val="28"/>
        </w:rPr>
      </w:pPr>
      <w:r>
        <w:rPr>
          <w:rFonts w:hint="eastAsia"/>
          <w:color w:val="000000"/>
          <w:szCs w:val="28"/>
        </w:rPr>
        <w:t>All information as required under the consent letter issued to the developer to enter into agreements for sale and purchase must be included in the advertisements (including promotional materials) in printed media (</w:t>
      </w:r>
      <w:r>
        <w:rPr>
          <w:color w:val="000000"/>
          <w:szCs w:val="28"/>
        </w:rPr>
        <w:t>“</w:t>
      </w:r>
      <w:r>
        <w:rPr>
          <w:rFonts w:hint="eastAsia"/>
          <w:color w:val="000000"/>
          <w:szCs w:val="28"/>
        </w:rPr>
        <w:t>printed advertisements/promotional materials</w:t>
      </w:r>
      <w:r>
        <w:rPr>
          <w:color w:val="000000"/>
          <w:szCs w:val="28"/>
        </w:rPr>
        <w:t>”</w:t>
      </w:r>
      <w:r>
        <w:rPr>
          <w:rFonts w:hint="eastAsia"/>
          <w:color w:val="000000"/>
          <w:szCs w:val="28"/>
        </w:rPr>
        <w:t xml:space="preserve">).  In addition, the printed advertisements/promotional materials must comply with </w:t>
      </w:r>
      <w:r>
        <w:rPr>
          <w:color w:val="000000"/>
          <w:szCs w:val="28"/>
        </w:rPr>
        <w:t>the</w:t>
      </w:r>
      <w:r>
        <w:rPr>
          <w:rFonts w:hint="eastAsia"/>
          <w:color w:val="000000"/>
          <w:szCs w:val="28"/>
        </w:rPr>
        <w:t xml:space="preserve"> following requirements:-</w:t>
      </w:r>
    </w:p>
    <w:p w:rsidR="00F07BFD" w:rsidRDefault="00F07BFD">
      <w:pPr>
        <w:tabs>
          <w:tab w:val="left" w:pos="900"/>
        </w:tabs>
        <w:snapToGrid w:val="0"/>
        <w:spacing w:line="360" w:lineRule="exact"/>
        <w:jc w:val="both"/>
        <w:rPr>
          <w:rFonts w:hint="eastAsia"/>
          <w:color w:val="000000"/>
          <w:szCs w:val="28"/>
        </w:rPr>
      </w:pPr>
    </w:p>
    <w:p w:rsidR="00F07BFD" w:rsidRDefault="00F07BFD">
      <w:pPr>
        <w:snapToGrid w:val="0"/>
        <w:spacing w:line="360" w:lineRule="exact"/>
        <w:ind w:left="480" w:hanging="480"/>
        <w:jc w:val="both"/>
        <w:rPr>
          <w:color w:val="000000"/>
          <w:szCs w:val="28"/>
        </w:rPr>
      </w:pPr>
      <w:r>
        <w:rPr>
          <w:rFonts w:hint="eastAsia"/>
          <w:color w:val="000000"/>
          <w:szCs w:val="28"/>
        </w:rPr>
        <w:t>1.</w:t>
      </w:r>
      <w:r>
        <w:rPr>
          <w:rFonts w:hint="eastAsia"/>
          <w:color w:val="000000"/>
          <w:szCs w:val="28"/>
        </w:rPr>
        <w:tab/>
        <w:t>The printed advertisements/promotional materials m</w:t>
      </w:r>
      <w:r>
        <w:rPr>
          <w:color w:val="000000"/>
          <w:szCs w:val="28"/>
        </w:rPr>
        <w:t>ust</w:t>
      </w:r>
      <w:r>
        <w:rPr>
          <w:rFonts w:hint="eastAsia"/>
          <w:color w:val="000000"/>
          <w:szCs w:val="28"/>
        </w:rPr>
        <w:t xml:space="preserve"> clearly prov</w:t>
      </w:r>
      <w:r>
        <w:rPr>
          <w:rFonts w:hint="eastAsia"/>
          <w:color w:val="000000"/>
          <w:szCs w:val="28"/>
        </w:rPr>
        <w:t>ide the name of the district where the development is located and the postal address of the development.</w:t>
      </w:r>
    </w:p>
    <w:p w:rsidR="00F07BFD" w:rsidRDefault="00F07BFD">
      <w:pPr>
        <w:tabs>
          <w:tab w:val="left" w:pos="900"/>
        </w:tabs>
        <w:snapToGrid w:val="0"/>
        <w:spacing w:line="360" w:lineRule="exact"/>
        <w:jc w:val="both"/>
        <w:rPr>
          <w:color w:val="000000"/>
          <w:szCs w:val="28"/>
        </w:rPr>
      </w:pPr>
    </w:p>
    <w:p w:rsidR="00F07BFD" w:rsidRDefault="00F07BFD">
      <w:pPr>
        <w:snapToGrid w:val="0"/>
        <w:spacing w:line="360" w:lineRule="exact"/>
        <w:ind w:leftChars="225" w:left="1080" w:hangingChars="225" w:hanging="540"/>
        <w:jc w:val="both"/>
        <w:rPr>
          <w:rFonts w:hint="eastAsia"/>
          <w:color w:val="000000"/>
          <w:szCs w:val="28"/>
        </w:rPr>
      </w:pPr>
      <w:r>
        <w:rPr>
          <w:rFonts w:hint="eastAsia"/>
          <w:color w:val="000000"/>
          <w:szCs w:val="28"/>
        </w:rPr>
        <w:t>(a)</w:t>
      </w:r>
      <w:r>
        <w:rPr>
          <w:rFonts w:hint="eastAsia"/>
          <w:color w:val="000000"/>
          <w:szCs w:val="28"/>
        </w:rPr>
        <w:tab/>
        <w:t>The district of the development must correspond to that in</w:t>
      </w:r>
      <w:r>
        <w:rPr>
          <w:color w:val="000000"/>
          <w:szCs w:val="28"/>
        </w:rPr>
        <w:t xml:space="preserve">  </w:t>
      </w:r>
      <w:r>
        <w:rPr>
          <w:rFonts w:hint="eastAsia"/>
          <w:color w:val="000000"/>
          <w:szCs w:val="28"/>
        </w:rPr>
        <w:t xml:space="preserve">the relevant Outline Zoning Plan(s) where the </w:t>
      </w:r>
      <w:r>
        <w:rPr>
          <w:color w:val="000000"/>
          <w:szCs w:val="28"/>
        </w:rPr>
        <w:t>development</w:t>
      </w:r>
      <w:r>
        <w:rPr>
          <w:rFonts w:hint="eastAsia"/>
          <w:color w:val="000000"/>
          <w:szCs w:val="28"/>
        </w:rPr>
        <w:t xml:space="preserve"> is located.</w:t>
      </w:r>
    </w:p>
    <w:p w:rsidR="00F07BFD" w:rsidRDefault="00F07BFD">
      <w:pPr>
        <w:snapToGrid w:val="0"/>
        <w:spacing w:line="360" w:lineRule="exact"/>
        <w:ind w:leftChars="225" w:left="1080" w:hangingChars="225" w:hanging="540"/>
        <w:jc w:val="both"/>
        <w:rPr>
          <w:rFonts w:hint="eastAsia"/>
          <w:color w:val="000000"/>
          <w:szCs w:val="28"/>
        </w:rPr>
      </w:pPr>
    </w:p>
    <w:p w:rsidR="00F07BFD" w:rsidRDefault="00F07BFD">
      <w:pPr>
        <w:snapToGrid w:val="0"/>
        <w:spacing w:line="360" w:lineRule="exact"/>
        <w:ind w:leftChars="225" w:left="1080" w:hangingChars="225" w:hanging="540"/>
        <w:jc w:val="both"/>
        <w:rPr>
          <w:rFonts w:hint="eastAsia"/>
          <w:color w:val="000000"/>
          <w:szCs w:val="28"/>
        </w:rPr>
      </w:pPr>
      <w:r>
        <w:rPr>
          <w:rFonts w:hint="eastAsia"/>
          <w:color w:val="000000"/>
          <w:szCs w:val="28"/>
        </w:rPr>
        <w:t>(b)</w:t>
      </w:r>
      <w:r>
        <w:rPr>
          <w:rFonts w:hint="eastAsia"/>
          <w:color w:val="000000"/>
          <w:szCs w:val="28"/>
        </w:rPr>
        <w:tab/>
        <w:t>The printed advertisements/promotional materials m</w:t>
      </w:r>
      <w:r>
        <w:rPr>
          <w:color w:val="000000"/>
          <w:szCs w:val="28"/>
        </w:rPr>
        <w:t xml:space="preserve">ust </w:t>
      </w:r>
      <w:r>
        <w:rPr>
          <w:rFonts w:hint="eastAsia"/>
          <w:color w:val="000000"/>
          <w:szCs w:val="28"/>
        </w:rPr>
        <w:t xml:space="preserve">adopt the postal address of the development as confirmed with the Commissioner of Rating and Valuation, which postal address must be exactly the same as that shown in the section on </w:t>
      </w:r>
      <w:r>
        <w:rPr>
          <w:color w:val="000000"/>
          <w:szCs w:val="28"/>
        </w:rPr>
        <w:t>“</w:t>
      </w:r>
      <w:r>
        <w:rPr>
          <w:rFonts w:hint="eastAsia"/>
          <w:color w:val="000000"/>
          <w:szCs w:val="28"/>
        </w:rPr>
        <w:t>Basic Information of the Devel</w:t>
      </w:r>
      <w:r>
        <w:rPr>
          <w:rFonts w:hint="eastAsia"/>
          <w:color w:val="000000"/>
          <w:szCs w:val="28"/>
        </w:rPr>
        <w:t>opment</w:t>
      </w:r>
      <w:r>
        <w:rPr>
          <w:color w:val="000000"/>
          <w:szCs w:val="28"/>
        </w:rPr>
        <w:t>”</w:t>
      </w:r>
      <w:r>
        <w:rPr>
          <w:rFonts w:hint="eastAsia"/>
          <w:color w:val="000000"/>
          <w:szCs w:val="28"/>
        </w:rPr>
        <w:t xml:space="preserve"> in the sales brochure.</w:t>
      </w:r>
    </w:p>
    <w:p w:rsidR="00F07BFD" w:rsidRDefault="00F07BFD">
      <w:pPr>
        <w:tabs>
          <w:tab w:val="left" w:pos="900"/>
        </w:tabs>
        <w:snapToGrid w:val="0"/>
        <w:spacing w:line="360" w:lineRule="exact"/>
        <w:ind w:leftChars="225" w:left="1080" w:hangingChars="225" w:hanging="540"/>
        <w:jc w:val="both"/>
        <w:rPr>
          <w:rFonts w:hint="eastAsia"/>
          <w:color w:val="000000"/>
          <w:szCs w:val="28"/>
        </w:rPr>
      </w:pPr>
    </w:p>
    <w:p w:rsidR="00F07BFD" w:rsidRDefault="00F07BFD">
      <w:pPr>
        <w:snapToGrid w:val="0"/>
        <w:spacing w:line="360" w:lineRule="exact"/>
        <w:ind w:leftChars="225" w:left="1080" w:hangingChars="225" w:hanging="540"/>
        <w:jc w:val="both"/>
        <w:rPr>
          <w:rFonts w:hint="eastAsia"/>
          <w:color w:val="000000"/>
          <w:szCs w:val="28"/>
        </w:rPr>
      </w:pPr>
      <w:r>
        <w:rPr>
          <w:rFonts w:hint="eastAsia"/>
          <w:color w:val="000000"/>
          <w:szCs w:val="28"/>
        </w:rPr>
        <w:t>(c)</w:t>
      </w:r>
      <w:r>
        <w:rPr>
          <w:rFonts w:hint="eastAsia"/>
          <w:color w:val="000000"/>
          <w:szCs w:val="28"/>
        </w:rPr>
        <w:tab/>
        <w:t xml:space="preserve">For printed advertisements/promotional materials of a size of a half-page standard newspaper or smaller, the font size of the name of the district and the postal address </w:t>
      </w:r>
      <w:r>
        <w:rPr>
          <w:color w:val="000000"/>
          <w:szCs w:val="28"/>
        </w:rPr>
        <w:t>must</w:t>
      </w:r>
      <w:r>
        <w:rPr>
          <w:rFonts w:hint="eastAsia"/>
          <w:color w:val="000000"/>
          <w:szCs w:val="28"/>
        </w:rPr>
        <w:t xml:space="preserve"> not be smaller than 10. </w:t>
      </w:r>
    </w:p>
    <w:p w:rsidR="00F07BFD" w:rsidRDefault="00F07BFD">
      <w:pPr>
        <w:snapToGrid w:val="0"/>
        <w:spacing w:line="360" w:lineRule="exact"/>
        <w:ind w:leftChars="225" w:left="1080" w:hangingChars="225" w:hanging="540"/>
        <w:jc w:val="both"/>
        <w:rPr>
          <w:rFonts w:hint="eastAsia"/>
          <w:color w:val="000000"/>
          <w:szCs w:val="28"/>
        </w:rPr>
      </w:pPr>
    </w:p>
    <w:p w:rsidR="00F07BFD" w:rsidRDefault="00F07BFD">
      <w:pPr>
        <w:snapToGrid w:val="0"/>
        <w:spacing w:line="360" w:lineRule="exact"/>
        <w:ind w:leftChars="225" w:left="1080" w:hangingChars="225" w:hanging="540"/>
        <w:jc w:val="both"/>
        <w:rPr>
          <w:rFonts w:hint="eastAsia"/>
          <w:color w:val="000000"/>
          <w:szCs w:val="28"/>
        </w:rPr>
      </w:pPr>
      <w:r>
        <w:rPr>
          <w:rFonts w:hint="eastAsia"/>
          <w:color w:val="000000"/>
          <w:szCs w:val="28"/>
        </w:rPr>
        <w:t>(d)</w:t>
      </w:r>
      <w:r>
        <w:rPr>
          <w:rFonts w:hint="eastAsia"/>
          <w:color w:val="000000"/>
          <w:szCs w:val="28"/>
        </w:rPr>
        <w:tab/>
        <w:t xml:space="preserve">For printed advertisements/promotional materials of a size larger than half a page of a standard newspaper, the font size of the name of the district and the postal address </w:t>
      </w:r>
      <w:r>
        <w:rPr>
          <w:color w:val="000000"/>
          <w:szCs w:val="28"/>
        </w:rPr>
        <w:t>must</w:t>
      </w:r>
      <w:r>
        <w:rPr>
          <w:rFonts w:hint="eastAsia"/>
          <w:color w:val="000000"/>
          <w:szCs w:val="28"/>
        </w:rPr>
        <w:t xml:space="preserve"> not be smaller than 12.</w:t>
      </w:r>
    </w:p>
    <w:p w:rsidR="00F07BFD" w:rsidRDefault="00F07BFD">
      <w:pPr>
        <w:pStyle w:val="Heading2"/>
        <w:tabs>
          <w:tab w:val="clear" w:pos="900"/>
        </w:tabs>
        <w:rPr>
          <w:b/>
          <w:bCs/>
          <w:sz w:val="24"/>
        </w:rPr>
      </w:pPr>
    </w:p>
    <w:p w:rsidR="00F07BFD" w:rsidRDefault="00F07BFD">
      <w:pPr>
        <w:snapToGrid w:val="0"/>
        <w:spacing w:line="360" w:lineRule="exact"/>
        <w:ind w:left="480" w:hanging="480"/>
        <w:jc w:val="both"/>
        <w:rPr>
          <w:color w:val="000000"/>
          <w:szCs w:val="28"/>
        </w:rPr>
      </w:pPr>
      <w:r>
        <w:rPr>
          <w:rFonts w:hint="eastAsia"/>
          <w:color w:val="000000"/>
          <w:szCs w:val="28"/>
        </w:rPr>
        <w:t>2.</w:t>
      </w:r>
      <w:r>
        <w:rPr>
          <w:rFonts w:hint="eastAsia"/>
          <w:color w:val="000000"/>
          <w:szCs w:val="28"/>
        </w:rPr>
        <w:tab/>
        <w:t>The printed advertisements/promotional materials m</w:t>
      </w:r>
      <w:r>
        <w:rPr>
          <w:color w:val="000000"/>
          <w:szCs w:val="28"/>
        </w:rPr>
        <w:t>ust</w:t>
      </w:r>
      <w:r>
        <w:rPr>
          <w:rFonts w:hint="eastAsia"/>
          <w:color w:val="000000"/>
          <w:szCs w:val="28"/>
        </w:rPr>
        <w:t xml:space="preserve"> specify cle</w:t>
      </w:r>
      <w:r>
        <w:rPr>
          <w:rFonts w:hint="eastAsia"/>
          <w:color w:val="000000"/>
          <w:szCs w:val="28"/>
        </w:rPr>
        <w:t>arly and legibly the website address containing the electronic copies of the sales brochure</w:t>
      </w:r>
      <w:r>
        <w:rPr>
          <w:color w:val="000000"/>
          <w:szCs w:val="28"/>
        </w:rPr>
        <w:t>, the</w:t>
      </w:r>
      <w:r>
        <w:rPr>
          <w:rFonts w:hint="eastAsia"/>
          <w:color w:val="000000"/>
          <w:szCs w:val="28"/>
        </w:rPr>
        <w:t xml:space="preserve"> price list(s) and the register of agreements for sale and purchase maintained by the developer.</w:t>
      </w:r>
    </w:p>
    <w:p w:rsidR="00F07BFD" w:rsidRDefault="00F07BFD">
      <w:pPr>
        <w:tabs>
          <w:tab w:val="left" w:pos="900"/>
        </w:tabs>
        <w:snapToGrid w:val="0"/>
        <w:spacing w:line="360" w:lineRule="exact"/>
        <w:jc w:val="both"/>
        <w:rPr>
          <w:rFonts w:hint="eastAsia"/>
          <w:color w:val="000000"/>
          <w:szCs w:val="28"/>
        </w:rPr>
      </w:pPr>
    </w:p>
    <w:p w:rsidR="00F07BFD" w:rsidRDefault="00F07BFD">
      <w:pPr>
        <w:snapToGrid w:val="0"/>
        <w:spacing w:line="360" w:lineRule="exact"/>
        <w:ind w:left="1080" w:hanging="600"/>
        <w:jc w:val="both"/>
        <w:rPr>
          <w:rFonts w:hint="eastAsia"/>
          <w:color w:val="000000"/>
          <w:szCs w:val="28"/>
        </w:rPr>
      </w:pPr>
      <w:r>
        <w:rPr>
          <w:rFonts w:hint="eastAsia"/>
          <w:color w:val="000000"/>
          <w:szCs w:val="28"/>
        </w:rPr>
        <w:t>(a)</w:t>
      </w:r>
      <w:r>
        <w:rPr>
          <w:rFonts w:hint="eastAsia"/>
          <w:color w:val="000000"/>
          <w:szCs w:val="28"/>
        </w:rPr>
        <w:tab/>
        <w:t xml:space="preserve">For printed advertisements/promotional materials of a size of a half-page standard newspaper or smaller, the font size of the website address </w:t>
      </w:r>
      <w:r>
        <w:rPr>
          <w:color w:val="000000"/>
          <w:szCs w:val="28"/>
        </w:rPr>
        <w:t>must</w:t>
      </w:r>
      <w:r>
        <w:rPr>
          <w:rFonts w:hint="eastAsia"/>
          <w:color w:val="000000"/>
          <w:szCs w:val="28"/>
        </w:rPr>
        <w:t xml:space="preserve"> not be smaller than 10. </w:t>
      </w:r>
    </w:p>
    <w:p w:rsidR="00F07BFD" w:rsidRDefault="00F07BFD">
      <w:pPr>
        <w:snapToGrid w:val="0"/>
        <w:spacing w:line="360" w:lineRule="exact"/>
        <w:ind w:left="1080" w:hanging="600"/>
        <w:jc w:val="both"/>
        <w:rPr>
          <w:rFonts w:hint="eastAsia"/>
          <w:color w:val="000000"/>
          <w:szCs w:val="28"/>
        </w:rPr>
      </w:pPr>
    </w:p>
    <w:p w:rsidR="00F07BFD" w:rsidRDefault="00F07BFD">
      <w:pPr>
        <w:numPr>
          <w:ilvl w:val="0"/>
          <w:numId w:val="3"/>
        </w:numPr>
        <w:tabs>
          <w:tab w:val="clear" w:pos="878"/>
        </w:tabs>
        <w:snapToGrid w:val="0"/>
        <w:spacing w:line="360" w:lineRule="exact"/>
        <w:ind w:left="1080" w:hanging="600"/>
        <w:jc w:val="both"/>
        <w:rPr>
          <w:rFonts w:hint="eastAsia"/>
          <w:color w:val="000000"/>
          <w:szCs w:val="28"/>
        </w:rPr>
      </w:pPr>
      <w:r>
        <w:rPr>
          <w:rFonts w:hint="eastAsia"/>
          <w:color w:val="000000"/>
          <w:szCs w:val="28"/>
        </w:rPr>
        <w:t xml:space="preserve"> For printed advertisements/promotional materials of a size larger than half a page of a standard newspaper, the font size of the website add</w:t>
      </w:r>
      <w:r>
        <w:rPr>
          <w:rFonts w:hint="eastAsia"/>
          <w:color w:val="000000"/>
          <w:szCs w:val="28"/>
        </w:rPr>
        <w:t xml:space="preserve">ress </w:t>
      </w:r>
      <w:r>
        <w:rPr>
          <w:color w:val="000000"/>
          <w:szCs w:val="28"/>
        </w:rPr>
        <w:t>must</w:t>
      </w:r>
      <w:r>
        <w:rPr>
          <w:rFonts w:hint="eastAsia"/>
          <w:color w:val="000000"/>
          <w:szCs w:val="28"/>
        </w:rPr>
        <w:t xml:space="preserve"> not be smaller than 12.</w:t>
      </w:r>
    </w:p>
    <w:p w:rsidR="00F07BFD" w:rsidRDefault="00F07BFD">
      <w:pPr>
        <w:snapToGrid w:val="0"/>
        <w:spacing w:line="360" w:lineRule="exact"/>
        <w:jc w:val="both"/>
        <w:rPr>
          <w:rFonts w:hint="eastAsia"/>
          <w:color w:val="000000"/>
          <w:szCs w:val="28"/>
        </w:rPr>
      </w:pPr>
    </w:p>
    <w:p w:rsidR="00F07BFD" w:rsidRDefault="00F07BFD">
      <w:pPr>
        <w:pStyle w:val="BodyText3"/>
        <w:ind w:left="497" w:hangingChars="207" w:hanging="497"/>
        <w:rPr>
          <w:rFonts w:hint="eastAsia"/>
          <w:sz w:val="24"/>
        </w:rPr>
      </w:pPr>
      <w:r>
        <w:rPr>
          <w:rFonts w:hint="eastAsia"/>
          <w:sz w:val="24"/>
        </w:rPr>
        <w:t>3.</w:t>
      </w:r>
      <w:r>
        <w:rPr>
          <w:rFonts w:hint="eastAsia"/>
          <w:sz w:val="24"/>
        </w:rPr>
        <w:tab/>
        <w:t>If the printed advertisements/promotional materials show the artistic impression of the development and/or its surrounding areas, the printed advertisements/promotional materials must carry the statement, in English as set out in Appendix I or in Chinese as set out in Appendix II.</w:t>
      </w:r>
    </w:p>
    <w:p w:rsidR="00F07BFD" w:rsidRDefault="00F07BFD">
      <w:pPr>
        <w:tabs>
          <w:tab w:val="left" w:pos="540"/>
        </w:tabs>
        <w:snapToGrid w:val="0"/>
        <w:spacing w:line="360" w:lineRule="exact"/>
        <w:jc w:val="both"/>
        <w:rPr>
          <w:rFonts w:hint="eastAsia"/>
          <w:color w:val="000000"/>
          <w:szCs w:val="28"/>
        </w:rPr>
      </w:pPr>
    </w:p>
    <w:p w:rsidR="00F07BFD" w:rsidRDefault="00F07BFD">
      <w:pPr>
        <w:numPr>
          <w:ilvl w:val="0"/>
          <w:numId w:val="4"/>
        </w:numPr>
        <w:tabs>
          <w:tab w:val="clear" w:pos="960"/>
          <w:tab w:val="left" w:pos="540"/>
        </w:tabs>
        <w:snapToGrid w:val="0"/>
        <w:spacing w:line="360" w:lineRule="exact"/>
        <w:ind w:left="1080" w:hanging="540"/>
        <w:jc w:val="both"/>
        <w:rPr>
          <w:rFonts w:hint="eastAsia"/>
          <w:color w:val="000000"/>
          <w:szCs w:val="28"/>
        </w:rPr>
      </w:pPr>
      <w:r>
        <w:rPr>
          <w:rFonts w:hint="eastAsia"/>
          <w:color w:val="000000"/>
          <w:szCs w:val="28"/>
        </w:rPr>
        <w:t xml:space="preserve"> For printed advertisements/promotional materials of a size of a half-page standard newspaper or smaller, the font size of the statement must not be smaller than 10.</w:t>
      </w:r>
    </w:p>
    <w:p w:rsidR="00F07BFD" w:rsidRDefault="00F07BFD">
      <w:pPr>
        <w:tabs>
          <w:tab w:val="left" w:pos="540"/>
        </w:tabs>
        <w:snapToGrid w:val="0"/>
        <w:spacing w:line="360" w:lineRule="exact"/>
        <w:ind w:left="1080" w:hanging="540"/>
        <w:jc w:val="both"/>
        <w:rPr>
          <w:rFonts w:hint="eastAsia"/>
          <w:color w:val="000000"/>
          <w:szCs w:val="28"/>
        </w:rPr>
      </w:pPr>
    </w:p>
    <w:p w:rsidR="00F07BFD" w:rsidRDefault="00F07BFD">
      <w:pPr>
        <w:numPr>
          <w:ilvl w:val="0"/>
          <w:numId w:val="4"/>
        </w:numPr>
        <w:tabs>
          <w:tab w:val="clear" w:pos="960"/>
          <w:tab w:val="left" w:pos="540"/>
        </w:tabs>
        <w:snapToGrid w:val="0"/>
        <w:spacing w:line="360" w:lineRule="exact"/>
        <w:ind w:left="1080" w:hanging="540"/>
        <w:jc w:val="both"/>
        <w:rPr>
          <w:rFonts w:hint="eastAsia"/>
          <w:color w:val="000000"/>
          <w:szCs w:val="28"/>
        </w:rPr>
      </w:pPr>
      <w:r>
        <w:rPr>
          <w:rFonts w:hint="eastAsia"/>
          <w:color w:val="000000"/>
          <w:szCs w:val="28"/>
        </w:rPr>
        <w:t xml:space="preserve"> For printed advertiseme</w:t>
      </w:r>
      <w:r>
        <w:rPr>
          <w:rFonts w:hint="eastAsia"/>
          <w:color w:val="000000"/>
          <w:szCs w:val="28"/>
        </w:rPr>
        <w:t>nts/promotional materials of a size larger than half a page of a standard newspaper, the font size of the statement must not be smaller than 12.</w:t>
      </w:r>
    </w:p>
    <w:p w:rsidR="00F07BFD" w:rsidRDefault="00F07BFD">
      <w:pPr>
        <w:tabs>
          <w:tab w:val="left" w:pos="540"/>
        </w:tabs>
        <w:snapToGrid w:val="0"/>
        <w:spacing w:line="360" w:lineRule="exact"/>
        <w:jc w:val="both"/>
        <w:rPr>
          <w:rFonts w:hint="eastAsia"/>
          <w:color w:val="000000"/>
          <w:szCs w:val="28"/>
        </w:rPr>
      </w:pPr>
    </w:p>
    <w:p w:rsidR="00F07BFD" w:rsidRDefault="00F07BFD">
      <w:pPr>
        <w:tabs>
          <w:tab w:val="left" w:pos="540"/>
        </w:tabs>
        <w:snapToGrid w:val="0"/>
        <w:spacing w:line="360" w:lineRule="exact"/>
        <w:ind w:left="497" w:hangingChars="207" w:hanging="497"/>
        <w:jc w:val="both"/>
        <w:rPr>
          <w:rFonts w:hint="eastAsia"/>
          <w:color w:val="000000"/>
          <w:szCs w:val="28"/>
        </w:rPr>
      </w:pPr>
      <w:r>
        <w:rPr>
          <w:rFonts w:hint="eastAsia"/>
          <w:color w:val="000000"/>
          <w:szCs w:val="28"/>
        </w:rPr>
        <w:t>4.</w:t>
      </w:r>
      <w:r>
        <w:rPr>
          <w:rFonts w:hint="eastAsia"/>
          <w:color w:val="000000"/>
          <w:szCs w:val="28"/>
        </w:rPr>
        <w:tab/>
        <w:t xml:space="preserve">The printed advertisements/promotional materials must not contain any statement that the Agreement for Sale and Purchase for sale of units in the development or the Deed of Mutual Covenant or Sub-Deed of Mutual Covenant (if any) in respect of </w:t>
      </w:r>
      <w:r>
        <w:rPr>
          <w:color w:val="000000"/>
          <w:szCs w:val="28"/>
        </w:rPr>
        <w:t>the</w:t>
      </w:r>
      <w:r>
        <w:rPr>
          <w:rFonts w:hint="eastAsia"/>
          <w:color w:val="000000"/>
          <w:szCs w:val="28"/>
        </w:rPr>
        <w:t xml:space="preserve"> </w:t>
      </w:r>
      <w:r>
        <w:rPr>
          <w:color w:val="000000"/>
          <w:szCs w:val="28"/>
        </w:rPr>
        <w:t>development</w:t>
      </w:r>
      <w:r>
        <w:rPr>
          <w:rFonts w:hint="eastAsia"/>
          <w:color w:val="000000"/>
          <w:szCs w:val="28"/>
        </w:rPr>
        <w:t xml:space="preserve"> or any other aspect of the development is subject to the Lands Department Consent Scheme or has been app</w:t>
      </w:r>
      <w:r>
        <w:rPr>
          <w:rFonts w:hint="eastAsia"/>
          <w:color w:val="000000"/>
          <w:szCs w:val="28"/>
        </w:rPr>
        <w:t>roved by the Director of Lands.</w:t>
      </w:r>
    </w:p>
    <w:p w:rsidR="00F07BFD" w:rsidRDefault="00F07BFD">
      <w:pPr>
        <w:tabs>
          <w:tab w:val="left" w:pos="540"/>
        </w:tabs>
        <w:snapToGrid w:val="0"/>
        <w:spacing w:line="360" w:lineRule="exact"/>
        <w:jc w:val="both"/>
        <w:rPr>
          <w:rFonts w:hint="eastAsia"/>
          <w:color w:val="000000"/>
          <w:szCs w:val="28"/>
        </w:rPr>
      </w:pPr>
    </w:p>
    <w:p w:rsidR="00F07BFD" w:rsidRDefault="00F07BFD">
      <w:pPr>
        <w:numPr>
          <w:ins w:id="0" w:author="Winnie" w:date="2010-05-18T17:12:00Z"/>
        </w:numPr>
        <w:snapToGrid w:val="0"/>
        <w:spacing w:line="360" w:lineRule="exact"/>
        <w:jc w:val="both"/>
      </w:pPr>
    </w:p>
    <w:sectPr w:rsidR="00F07BFD">
      <w:footerReference w:type="even" r:id="rId7"/>
      <w:footerReference w:type="default" r:id="rId8"/>
      <w:pgSz w:w="11906" w:h="16838"/>
      <w:pgMar w:top="1134" w:right="1701" w:bottom="1134"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7BFD" w:rsidRDefault="00F07BFD">
      <w:r>
        <w:separator/>
      </w:r>
    </w:p>
  </w:endnote>
  <w:endnote w:type="continuationSeparator" w:id="0">
    <w:p w:rsidR="00F07BFD" w:rsidRDefault="00F07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標楷體"/>
    <w:charset w:val="88"/>
    <w:family w:val="script"/>
    <w:pitch w:val="fixed"/>
    <w:sig w:usb0="00000003" w:usb1="082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7BFD" w:rsidRDefault="00F07BF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07BFD" w:rsidRDefault="00F07B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7BFD" w:rsidRDefault="00F07BF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F07BFD" w:rsidRDefault="00F07B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7BFD" w:rsidRDefault="00F07BFD">
      <w:r>
        <w:separator/>
      </w:r>
    </w:p>
  </w:footnote>
  <w:footnote w:type="continuationSeparator" w:id="0">
    <w:p w:rsidR="00F07BFD" w:rsidRDefault="00F07B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16A57"/>
    <w:multiLevelType w:val="hybridMultilevel"/>
    <w:tmpl w:val="71206972"/>
    <w:lvl w:ilvl="0" w:tplc="A3348C62">
      <w:start w:val="1"/>
      <w:numFmt w:val="decimal"/>
      <w:lvlText w:val="%1."/>
      <w:lvlJc w:val="left"/>
      <w:pPr>
        <w:tabs>
          <w:tab w:val="num" w:pos="900"/>
        </w:tabs>
        <w:ind w:left="900" w:hanging="900"/>
      </w:pPr>
      <w:rPr>
        <w:rFonts w:eastAsia="DFKai-SB" w:hAnsi="DFKai-SB" w:hint="default"/>
        <w:color w:val="auto"/>
      </w:rPr>
    </w:lvl>
    <w:lvl w:ilvl="1" w:tplc="D228EC44">
      <w:start w:val="1"/>
      <w:numFmt w:val="bullet"/>
      <w:lvlText w:val=""/>
      <w:lvlJc w:val="left"/>
      <w:pPr>
        <w:tabs>
          <w:tab w:val="num" w:pos="960"/>
        </w:tabs>
        <w:ind w:left="960" w:hanging="480"/>
      </w:pPr>
      <w:rPr>
        <w:rFonts w:ascii="Wingdings" w:hAnsi="Wingdings" w:hint="default"/>
        <w:color w:val="auto"/>
        <w:sz w:val="16"/>
        <w:szCs w:val="16"/>
      </w:rPr>
    </w:lvl>
    <w:lvl w:ilvl="2" w:tplc="D228EC44">
      <w:start w:val="1"/>
      <w:numFmt w:val="bullet"/>
      <w:lvlText w:val=""/>
      <w:lvlJc w:val="left"/>
      <w:pPr>
        <w:tabs>
          <w:tab w:val="num" w:pos="1440"/>
        </w:tabs>
        <w:ind w:left="1440" w:hanging="480"/>
      </w:pPr>
      <w:rPr>
        <w:rFonts w:ascii="Wingdings" w:hAnsi="Wingdings" w:hint="default"/>
        <w:color w:val="auto"/>
        <w:sz w:val="16"/>
        <w:szCs w:val="16"/>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32851EB"/>
    <w:multiLevelType w:val="hybridMultilevel"/>
    <w:tmpl w:val="97922582"/>
    <w:lvl w:ilvl="0" w:tplc="4128EADC">
      <w:start w:val="2"/>
      <w:numFmt w:val="lowerLetter"/>
      <w:lvlText w:val="(%1)"/>
      <w:lvlJc w:val="left"/>
      <w:pPr>
        <w:tabs>
          <w:tab w:val="num" w:pos="878"/>
        </w:tabs>
        <w:ind w:left="878" w:hanging="360"/>
      </w:pPr>
      <w:rPr>
        <w:rFonts w:hint="eastAsia"/>
      </w:rPr>
    </w:lvl>
    <w:lvl w:ilvl="1" w:tplc="04090019" w:tentative="1">
      <w:start w:val="1"/>
      <w:numFmt w:val="ideographTraditional"/>
      <w:lvlText w:val="%2、"/>
      <w:lvlJc w:val="left"/>
      <w:pPr>
        <w:tabs>
          <w:tab w:val="num" w:pos="1478"/>
        </w:tabs>
        <w:ind w:left="1478" w:hanging="480"/>
      </w:pPr>
    </w:lvl>
    <w:lvl w:ilvl="2" w:tplc="0409001B" w:tentative="1">
      <w:start w:val="1"/>
      <w:numFmt w:val="lowerRoman"/>
      <w:lvlText w:val="%3."/>
      <w:lvlJc w:val="right"/>
      <w:pPr>
        <w:tabs>
          <w:tab w:val="num" w:pos="1958"/>
        </w:tabs>
        <w:ind w:left="1958" w:hanging="480"/>
      </w:pPr>
    </w:lvl>
    <w:lvl w:ilvl="3" w:tplc="0409000F" w:tentative="1">
      <w:start w:val="1"/>
      <w:numFmt w:val="decimal"/>
      <w:lvlText w:val="%4."/>
      <w:lvlJc w:val="left"/>
      <w:pPr>
        <w:tabs>
          <w:tab w:val="num" w:pos="2438"/>
        </w:tabs>
        <w:ind w:left="2438" w:hanging="480"/>
      </w:pPr>
    </w:lvl>
    <w:lvl w:ilvl="4" w:tplc="04090019" w:tentative="1">
      <w:start w:val="1"/>
      <w:numFmt w:val="ideographTraditional"/>
      <w:lvlText w:val="%5、"/>
      <w:lvlJc w:val="left"/>
      <w:pPr>
        <w:tabs>
          <w:tab w:val="num" w:pos="2918"/>
        </w:tabs>
        <w:ind w:left="2918" w:hanging="480"/>
      </w:pPr>
    </w:lvl>
    <w:lvl w:ilvl="5" w:tplc="0409001B" w:tentative="1">
      <w:start w:val="1"/>
      <w:numFmt w:val="lowerRoman"/>
      <w:lvlText w:val="%6."/>
      <w:lvlJc w:val="right"/>
      <w:pPr>
        <w:tabs>
          <w:tab w:val="num" w:pos="3398"/>
        </w:tabs>
        <w:ind w:left="3398" w:hanging="480"/>
      </w:pPr>
    </w:lvl>
    <w:lvl w:ilvl="6" w:tplc="0409000F" w:tentative="1">
      <w:start w:val="1"/>
      <w:numFmt w:val="decimal"/>
      <w:lvlText w:val="%7."/>
      <w:lvlJc w:val="left"/>
      <w:pPr>
        <w:tabs>
          <w:tab w:val="num" w:pos="3878"/>
        </w:tabs>
        <w:ind w:left="3878" w:hanging="480"/>
      </w:pPr>
    </w:lvl>
    <w:lvl w:ilvl="7" w:tplc="04090019" w:tentative="1">
      <w:start w:val="1"/>
      <w:numFmt w:val="ideographTraditional"/>
      <w:lvlText w:val="%8、"/>
      <w:lvlJc w:val="left"/>
      <w:pPr>
        <w:tabs>
          <w:tab w:val="num" w:pos="4358"/>
        </w:tabs>
        <w:ind w:left="4358" w:hanging="480"/>
      </w:pPr>
    </w:lvl>
    <w:lvl w:ilvl="8" w:tplc="0409001B" w:tentative="1">
      <w:start w:val="1"/>
      <w:numFmt w:val="lowerRoman"/>
      <w:lvlText w:val="%9."/>
      <w:lvlJc w:val="right"/>
      <w:pPr>
        <w:tabs>
          <w:tab w:val="num" w:pos="4838"/>
        </w:tabs>
        <w:ind w:left="4838" w:hanging="480"/>
      </w:pPr>
    </w:lvl>
  </w:abstractNum>
  <w:abstractNum w:abstractNumId="2" w15:restartNumberingAfterBreak="0">
    <w:nsid w:val="52DA33F3"/>
    <w:multiLevelType w:val="hybridMultilevel"/>
    <w:tmpl w:val="61A2D988"/>
    <w:lvl w:ilvl="0" w:tplc="63B0EACE">
      <w:start w:val="1"/>
      <w:numFmt w:val="lowerLetter"/>
      <w:lvlText w:val="(%1)"/>
      <w:lvlJc w:val="left"/>
      <w:pPr>
        <w:tabs>
          <w:tab w:val="num" w:pos="960"/>
        </w:tabs>
        <w:ind w:left="960" w:hanging="420"/>
      </w:pPr>
      <w:rPr>
        <w:rFonts w:hint="eastAsia"/>
      </w:rPr>
    </w:lvl>
    <w:lvl w:ilvl="1" w:tplc="04090019" w:tentative="1">
      <w:start w:val="1"/>
      <w:numFmt w:val="ideographTraditional"/>
      <w:lvlText w:val="%2、"/>
      <w:lvlJc w:val="left"/>
      <w:pPr>
        <w:tabs>
          <w:tab w:val="num" w:pos="1500"/>
        </w:tabs>
        <w:ind w:left="1500" w:hanging="480"/>
      </w:p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3" w15:restartNumberingAfterBreak="0">
    <w:nsid w:val="75D06EB8"/>
    <w:multiLevelType w:val="hybridMultilevel"/>
    <w:tmpl w:val="159EB96E"/>
    <w:lvl w:ilvl="0" w:tplc="D228EC44">
      <w:start w:val="1"/>
      <w:numFmt w:val="bullet"/>
      <w:lvlText w:val=""/>
      <w:lvlJc w:val="left"/>
      <w:pPr>
        <w:tabs>
          <w:tab w:val="num" w:pos="1379"/>
        </w:tabs>
        <w:ind w:left="1379" w:hanging="480"/>
      </w:pPr>
      <w:rPr>
        <w:rFonts w:ascii="Wingdings" w:hAnsi="Wingdings" w:hint="default"/>
        <w:sz w:val="16"/>
        <w:szCs w:val="16"/>
      </w:rPr>
    </w:lvl>
    <w:lvl w:ilvl="1" w:tplc="04090003" w:tentative="1">
      <w:start w:val="1"/>
      <w:numFmt w:val="bullet"/>
      <w:lvlText w:val=""/>
      <w:lvlJc w:val="left"/>
      <w:pPr>
        <w:tabs>
          <w:tab w:val="num" w:pos="1859"/>
        </w:tabs>
        <w:ind w:left="1859" w:hanging="480"/>
      </w:pPr>
      <w:rPr>
        <w:rFonts w:ascii="Wingdings" w:hAnsi="Wingdings" w:hint="default"/>
      </w:rPr>
    </w:lvl>
    <w:lvl w:ilvl="2" w:tplc="04090005" w:tentative="1">
      <w:start w:val="1"/>
      <w:numFmt w:val="bullet"/>
      <w:lvlText w:val=""/>
      <w:lvlJc w:val="left"/>
      <w:pPr>
        <w:tabs>
          <w:tab w:val="num" w:pos="2339"/>
        </w:tabs>
        <w:ind w:left="2339" w:hanging="480"/>
      </w:pPr>
      <w:rPr>
        <w:rFonts w:ascii="Wingdings" w:hAnsi="Wingdings" w:hint="default"/>
      </w:rPr>
    </w:lvl>
    <w:lvl w:ilvl="3" w:tplc="04090001" w:tentative="1">
      <w:start w:val="1"/>
      <w:numFmt w:val="bullet"/>
      <w:lvlText w:val=""/>
      <w:lvlJc w:val="left"/>
      <w:pPr>
        <w:tabs>
          <w:tab w:val="num" w:pos="2819"/>
        </w:tabs>
        <w:ind w:left="2819" w:hanging="480"/>
      </w:pPr>
      <w:rPr>
        <w:rFonts w:ascii="Wingdings" w:hAnsi="Wingdings" w:hint="default"/>
      </w:rPr>
    </w:lvl>
    <w:lvl w:ilvl="4" w:tplc="04090003" w:tentative="1">
      <w:start w:val="1"/>
      <w:numFmt w:val="bullet"/>
      <w:lvlText w:val=""/>
      <w:lvlJc w:val="left"/>
      <w:pPr>
        <w:tabs>
          <w:tab w:val="num" w:pos="3299"/>
        </w:tabs>
        <w:ind w:left="3299" w:hanging="480"/>
      </w:pPr>
      <w:rPr>
        <w:rFonts w:ascii="Wingdings" w:hAnsi="Wingdings" w:hint="default"/>
      </w:rPr>
    </w:lvl>
    <w:lvl w:ilvl="5" w:tplc="04090005" w:tentative="1">
      <w:start w:val="1"/>
      <w:numFmt w:val="bullet"/>
      <w:lvlText w:val=""/>
      <w:lvlJc w:val="left"/>
      <w:pPr>
        <w:tabs>
          <w:tab w:val="num" w:pos="3779"/>
        </w:tabs>
        <w:ind w:left="3779" w:hanging="480"/>
      </w:pPr>
      <w:rPr>
        <w:rFonts w:ascii="Wingdings" w:hAnsi="Wingdings" w:hint="default"/>
      </w:rPr>
    </w:lvl>
    <w:lvl w:ilvl="6" w:tplc="04090001" w:tentative="1">
      <w:start w:val="1"/>
      <w:numFmt w:val="bullet"/>
      <w:lvlText w:val=""/>
      <w:lvlJc w:val="left"/>
      <w:pPr>
        <w:tabs>
          <w:tab w:val="num" w:pos="4259"/>
        </w:tabs>
        <w:ind w:left="4259" w:hanging="480"/>
      </w:pPr>
      <w:rPr>
        <w:rFonts w:ascii="Wingdings" w:hAnsi="Wingdings" w:hint="default"/>
      </w:rPr>
    </w:lvl>
    <w:lvl w:ilvl="7" w:tplc="04090003" w:tentative="1">
      <w:start w:val="1"/>
      <w:numFmt w:val="bullet"/>
      <w:lvlText w:val=""/>
      <w:lvlJc w:val="left"/>
      <w:pPr>
        <w:tabs>
          <w:tab w:val="num" w:pos="4739"/>
        </w:tabs>
        <w:ind w:left="4739" w:hanging="480"/>
      </w:pPr>
      <w:rPr>
        <w:rFonts w:ascii="Wingdings" w:hAnsi="Wingdings" w:hint="default"/>
      </w:rPr>
    </w:lvl>
    <w:lvl w:ilvl="8" w:tplc="04090005" w:tentative="1">
      <w:start w:val="1"/>
      <w:numFmt w:val="bullet"/>
      <w:lvlText w:val=""/>
      <w:lvlJc w:val="left"/>
      <w:pPr>
        <w:tabs>
          <w:tab w:val="num" w:pos="5219"/>
        </w:tabs>
        <w:ind w:left="5219" w:hanging="480"/>
      </w:pPr>
      <w:rPr>
        <w:rFonts w:ascii="Wingdings" w:hAnsi="Wingdings" w:hint="default"/>
      </w:rPr>
    </w:lvl>
  </w:abstractNum>
  <w:num w:numId="1" w16cid:durableId="1565067610">
    <w:abstractNumId w:val="0"/>
  </w:num>
  <w:num w:numId="2" w16cid:durableId="1616593319">
    <w:abstractNumId w:val="3"/>
  </w:num>
  <w:num w:numId="3" w16cid:durableId="1981493639">
    <w:abstractNumId w:val="1"/>
  </w:num>
  <w:num w:numId="4" w16cid:durableId="1049263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oNotTrackMoves/>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59B9"/>
    <w:rsid w:val="00270A69"/>
    <w:rsid w:val="00BB59B9"/>
    <w:rsid w:val="00F07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26FCF4A-1121-4D69-AF64-557A13EA6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tabs>
        <w:tab w:val="left" w:pos="900"/>
      </w:tabs>
      <w:wordWrap w:val="0"/>
      <w:snapToGrid w:val="0"/>
      <w:spacing w:line="360" w:lineRule="exact"/>
      <w:jc w:val="right"/>
      <w:outlineLvl w:val="0"/>
    </w:pPr>
    <w:rPr>
      <w:b/>
      <w:bCs/>
      <w:color w:val="000000"/>
      <w:sz w:val="28"/>
      <w:szCs w:val="28"/>
      <w:u w:val="single"/>
    </w:rPr>
  </w:style>
  <w:style w:type="paragraph" w:styleId="Heading2">
    <w:name w:val="heading 2"/>
    <w:basedOn w:val="Normal"/>
    <w:next w:val="Normal"/>
    <w:qFormat/>
    <w:pPr>
      <w:keepNext/>
      <w:tabs>
        <w:tab w:val="left" w:pos="900"/>
      </w:tabs>
      <w:snapToGrid w:val="0"/>
      <w:spacing w:line="360" w:lineRule="exact"/>
      <w:jc w:val="both"/>
      <w:outlineLvl w:val="1"/>
    </w:pPr>
    <w:rPr>
      <w:color w:val="000000"/>
      <w:sz w:val="28"/>
      <w:szCs w:val="28"/>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tabs>
        <w:tab w:val="left" w:pos="900"/>
      </w:tabs>
      <w:snapToGrid w:val="0"/>
      <w:spacing w:line="360" w:lineRule="exact"/>
      <w:jc w:val="center"/>
    </w:pPr>
    <w:rPr>
      <w:b/>
      <w:bCs/>
      <w:color w:val="000000"/>
      <w:sz w:val="28"/>
      <w:szCs w:val="28"/>
      <w:u w:val="single"/>
    </w:rPr>
  </w:style>
  <w:style w:type="paragraph" w:styleId="BodyText2">
    <w:name w:val="Body Text 2"/>
    <w:basedOn w:val="Normal"/>
    <w:semiHidden/>
    <w:pPr>
      <w:snapToGrid w:val="0"/>
      <w:spacing w:line="360" w:lineRule="exact"/>
      <w:jc w:val="both"/>
    </w:pPr>
    <w:rPr>
      <w:color w:val="000000"/>
      <w:sz w:val="28"/>
      <w:szCs w:val="28"/>
    </w:rPr>
  </w:style>
  <w:style w:type="paragraph" w:styleId="BodyText3">
    <w:name w:val="Body Text 3"/>
    <w:basedOn w:val="Normal"/>
    <w:semiHidden/>
    <w:pPr>
      <w:snapToGrid w:val="0"/>
      <w:spacing w:line="360" w:lineRule="exact"/>
      <w:jc w:val="both"/>
    </w:pPr>
    <w:rPr>
      <w:color w:val="000000"/>
      <w:sz w:val="26"/>
      <w:szCs w:val="28"/>
    </w:rPr>
  </w:style>
  <w:style w:type="paragraph" w:styleId="Footer">
    <w:name w:val="footer"/>
    <w:basedOn w:val="Normal"/>
    <w:semiHidden/>
    <w:pPr>
      <w:tabs>
        <w:tab w:val="center" w:pos="4153"/>
        <w:tab w:val="right" w:pos="8306"/>
      </w:tabs>
      <w:snapToGrid w:val="0"/>
    </w:pPr>
    <w:rPr>
      <w:sz w:val="20"/>
      <w:szCs w:val="20"/>
    </w:rPr>
  </w:style>
  <w:style w:type="character" w:styleId="PageNumber">
    <w:name w:val="page number"/>
    <w:basedOn w:val="DefaultParagraphFon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463</Words>
  <Characters>2643</Characters>
  <Application>Microsoft Office Word</Application>
  <DocSecurity>0</DocSecurity>
  <Lines>22</Lines>
  <Paragraphs>6</Paragraphs>
  <ScaleCrop>false</ScaleCrop>
  <HeadingPairs>
    <vt:vector size="2" baseType="variant">
      <vt:variant>
        <vt:lpstr>標題</vt:lpstr>
      </vt:variant>
      <vt:variant>
        <vt:i4>1</vt:i4>
      </vt:variant>
    </vt:vector>
  </HeadingPairs>
  <TitlesOfParts>
    <vt:vector size="1" baseType="lpstr">
      <vt:lpstr>Appendix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dc:title>
  <dc:subject/>
  <dc:creator>LACO</dc:creator>
  <cp:keywords/>
  <dc:description/>
  <cp:lastModifiedBy>Rico Kwok</cp:lastModifiedBy>
  <cp:revision>2</cp:revision>
  <cp:lastPrinted>2010-05-31T08:40:00Z</cp:lastPrinted>
  <dcterms:created xsi:type="dcterms:W3CDTF">2026-10-02T17:17:00Z</dcterms:created>
  <dcterms:modified xsi:type="dcterms:W3CDTF">2026-10-02T17:17:00Z</dcterms:modified>
</cp:coreProperties>
</file>