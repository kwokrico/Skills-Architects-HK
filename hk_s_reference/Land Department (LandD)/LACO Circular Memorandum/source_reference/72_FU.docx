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3C42" w:rsidRDefault="00AB3C42">
      <w:pPr>
        <w:pStyle w:val="Heading3"/>
        <w:wordWrap w:val="0"/>
        <w:rPr>
          <w:rFonts w:ascii="Times New Roman" w:hAnsi="Times New Roman" w:hint="eastAsia"/>
          <w:u w:val="none"/>
        </w:rPr>
      </w:pPr>
      <w:r>
        <w:rPr>
          <w:rFonts w:ascii="Times New Roman" w:hAnsi="Times New Roman" w:hint="eastAsia"/>
        </w:rPr>
        <w:t>Appendix VI</w:t>
      </w:r>
      <w:r>
        <w:rPr>
          <w:rFonts w:ascii="Times New Roman" w:hAnsi="Times New Roman" w:hint="eastAsia"/>
          <w:u w:val="none"/>
        </w:rPr>
        <w:t xml:space="preserve"> </w:t>
      </w:r>
    </w:p>
    <w:p w:rsidR="00AB3C42" w:rsidRDefault="00AB3C42">
      <w:pPr>
        <w:jc w:val="center"/>
        <w:rPr>
          <w:u w:val="single"/>
        </w:rPr>
      </w:pPr>
    </w:p>
    <w:p w:rsidR="00AB3C42" w:rsidRDefault="00AB3C42">
      <w:pPr>
        <w:pStyle w:val="Heading1"/>
        <w:rPr>
          <w:rFonts w:hint="eastAsia"/>
        </w:rPr>
      </w:pPr>
      <w:r>
        <w:rPr>
          <w:rFonts w:hint="eastAsia"/>
        </w:rPr>
        <w:t>FINANCE UNDERTAKING</w:t>
      </w:r>
    </w:p>
    <w:p w:rsidR="00AB3C42" w:rsidRDefault="00AB3C42">
      <w:pPr>
        <w:jc w:val="center"/>
        <w:rPr>
          <w:rFonts w:hint="eastAsia"/>
          <w:sz w:val="25"/>
          <w:u w:val="single"/>
        </w:rPr>
      </w:pPr>
    </w:p>
    <w:p w:rsidR="00AB3C42" w:rsidRDefault="00AB3C42">
      <w:pPr>
        <w:jc w:val="center"/>
        <w:rPr>
          <w:rFonts w:hint="eastAsia"/>
          <w:sz w:val="25"/>
          <w:u w:val="single"/>
        </w:rPr>
      </w:pPr>
    </w:p>
    <w:p w:rsidR="00AB3C42" w:rsidRDefault="00AB3C42">
      <w:pPr>
        <w:tabs>
          <w:tab w:val="left" w:pos="720"/>
        </w:tabs>
      </w:pPr>
      <w:r>
        <w:t xml:space="preserve">To: </w:t>
      </w:r>
      <w:r>
        <w:tab/>
      </w:r>
      <w:r>
        <w:rPr>
          <w:rFonts w:hint="eastAsia"/>
        </w:rPr>
        <w:t xml:space="preserve">(1) </w:t>
      </w:r>
      <w:r>
        <w:t xml:space="preserve">The Government of the Hong Kong Special Administrative Region </w:t>
      </w:r>
    </w:p>
    <w:p w:rsidR="00AB3C42" w:rsidRDefault="00AB3C42">
      <w:pPr>
        <w:tabs>
          <w:tab w:val="left" w:pos="720"/>
        </w:tabs>
        <w:rPr>
          <w:rFonts w:hint="eastAsia"/>
        </w:rPr>
      </w:pPr>
      <w:r>
        <w:tab/>
      </w:r>
      <w:r>
        <w:rPr>
          <w:rFonts w:hint="eastAsia"/>
        </w:rPr>
        <w:t xml:space="preserve">(2) </w:t>
      </w:r>
      <w:r>
        <w:t>The Director of Lands</w:t>
      </w:r>
    </w:p>
    <w:p w:rsidR="00AB3C42" w:rsidRDefault="00AB3C42">
      <w:pPr>
        <w:tabs>
          <w:tab w:val="left" w:pos="720"/>
        </w:tabs>
        <w:rPr>
          <w:rFonts w:hint="eastAsia"/>
        </w:rPr>
      </w:pPr>
    </w:p>
    <w:p w:rsidR="00AB3C42" w:rsidRDefault="00AB3C42">
      <w:pPr>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AB3C42" w:rsidRDefault="00AB3C42">
      <w:pPr>
        <w:jc w:val="center"/>
      </w:pPr>
      <w:r>
        <w:rPr>
          <w:rFonts w:hint="eastAsia"/>
        </w:rPr>
        <w:t>Development: [</w:t>
      </w:r>
      <w:r>
        <w:rPr>
          <w:rFonts w:hint="eastAsia"/>
          <w:i/>
          <w:iCs/>
        </w:rPr>
        <w:t>insert name of development</w:t>
      </w:r>
      <w:r>
        <w:rPr>
          <w:rFonts w:hint="eastAsia"/>
        </w:rPr>
        <w:t xml:space="preserve">] </w:t>
      </w:r>
      <w:r>
        <w:t>(“the Development”)</w:t>
      </w:r>
    </w:p>
    <w:p w:rsidR="00AB3C42" w:rsidRDefault="00AB3C42">
      <w:pPr>
        <w:pStyle w:val="Heading2"/>
        <w:jc w:val="center"/>
        <w:rPr>
          <w:rFonts w:hint="eastAsia"/>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AB3C42" w:rsidRDefault="00AB3C42">
      <w:pPr>
        <w:tabs>
          <w:tab w:val="left" w:pos="720"/>
        </w:tabs>
        <w:rPr>
          <w:rFonts w:hint="eastAsia"/>
        </w:rPr>
      </w:pPr>
    </w:p>
    <w:p w:rsidR="00AB3C42" w:rsidRDefault="00AB3C42">
      <w:pPr>
        <w:tabs>
          <w:tab w:val="left" w:pos="720"/>
        </w:tabs>
        <w:rPr>
          <w:rFonts w:hint="eastAsia"/>
        </w:rPr>
      </w:pPr>
    </w:p>
    <w:p w:rsidR="00AB3C42" w:rsidRDefault="00AB3C42">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separate"/>
      </w:r>
      <w:r>
        <w:fldChar w:fldCharType="end"/>
      </w:r>
      <w:r>
        <w:t xml:space="preserve">the </w:t>
      </w:r>
      <w:r>
        <w:rPr>
          <w:rFonts w:hint="eastAsia"/>
        </w:rPr>
        <w:t>Government Grant</w:t>
      </w:r>
      <w:r>
        <w:fldChar w:fldCharType="begin"/>
      </w:r>
      <w:r>
        <w:instrText>symbol 148 \f "Times New Roman" \s 12</w:instrText>
      </w:r>
      <w:r>
        <w:fldChar w:fldCharType="separate"/>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separate"/>
      </w:r>
      <w:r>
        <w:fldChar w:fldCharType="end"/>
      </w:r>
      <w:r>
        <w:t xml:space="preserve">the </w:t>
      </w:r>
      <w:r>
        <w:rPr>
          <w:rFonts w:hint="eastAsia"/>
        </w:rPr>
        <w:t>Vendor</w:t>
      </w:r>
      <w:r>
        <w:fldChar w:fldCharType="begin"/>
      </w:r>
      <w:r>
        <w:instrText>symbol 148 \f "Times New Roman" \s 12</w:instrText>
      </w:r>
      <w:r>
        <w:fldChar w:fldCharType="separate"/>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AB3C42" w:rsidRDefault="00AB3C42">
      <w:pPr>
        <w:tabs>
          <w:tab w:val="left" w:pos="720"/>
        </w:tabs>
        <w:jc w:val="both"/>
      </w:pPr>
    </w:p>
    <w:p w:rsidR="00AB3C42" w:rsidRDefault="00AB3C42">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(a) 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(b) 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w:t>
      </w:r>
      <w:r>
        <w:lastRenderedPageBreak/>
        <w:t xml:space="preserve">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AB3C42" w:rsidRDefault="00AB3C42">
      <w:pPr>
        <w:tabs>
          <w:tab w:val="left" w:pos="480"/>
          <w:tab w:val="left" w:pos="1170"/>
        </w:tabs>
        <w:ind w:left="960" w:hanging="960"/>
        <w:jc w:val="both"/>
      </w:pPr>
    </w:p>
    <w:p w:rsidR="00AB3C42" w:rsidRDefault="00AB3C42">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earlier of the following:</w:t>
      </w:r>
    </w:p>
    <w:p w:rsidR="00AB3C42" w:rsidRDefault="00AB3C42">
      <w:pPr>
        <w:tabs>
          <w:tab w:val="left" w:pos="480"/>
        </w:tabs>
        <w:ind w:left="960" w:hanging="960"/>
        <w:jc w:val="both"/>
      </w:pPr>
    </w:p>
    <w:p w:rsidR="00AB3C42" w:rsidRDefault="00AB3C42">
      <w:pPr>
        <w:pStyle w:val="BodyTextIndent"/>
        <w:tabs>
          <w:tab w:val="left" w:pos="480"/>
        </w:tabs>
        <w:ind w:leftChars="399" w:left="1678" w:hangingChars="300"/>
        <w:rPr>
          <w:rFonts w:hint="eastAsia"/>
          <w:sz w:val="24"/>
        </w:rPr>
      </w:pPr>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(i) where the Consent relates to the Development and the Development comprises residential units or where the Consent relates to the Phase and the Phase comprises residential units, the date which is 12 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(as the case may be), as certified by the Authorized Person at the time this Undertaking is given</w:t>
      </w:r>
      <w:del w:id="0" w:author="LACO" w:date="2013-04-11T18:57:00Z">
        <w:r>
          <w:rPr>
            <w:rFonts w:eastAsia="SimSun"/>
            <w:i/>
            <w:iCs/>
            <w:color w:val="000000"/>
            <w:kern w:val="0"/>
            <w:sz w:val="24"/>
          </w:rPr>
          <w:delText xml:space="preserve"> </w:delText>
        </w:r>
      </w:del>
      <w:r>
        <w:rPr>
          <w:rFonts w:eastAsia="SimSun"/>
          <w:i/>
          <w:iCs/>
          <w:color w:val="000000"/>
          <w:kern w:val="0"/>
          <w:sz w:val="24"/>
        </w:rPr>
        <w:t>, and (ii) the date which is 12 months after the expiry date of the building covenant period in the Government Grant</w:t>
      </w:r>
      <w:r>
        <w:rPr>
          <w:rFonts w:eastAsia="SimSun"/>
          <w:color w:val="000000"/>
          <w:kern w:val="0"/>
          <w:sz w:val="24"/>
        </w:rPr>
        <w:t>]</w:t>
      </w:r>
      <w:r>
        <w:rPr>
          <w:sz w:val="24"/>
        </w:rPr>
        <w:t>; or</w:t>
      </w:r>
    </w:p>
    <w:p w:rsidR="00AB3C42" w:rsidRDefault="00AB3C42">
      <w:pPr>
        <w:tabs>
          <w:tab w:val="left" w:pos="480"/>
        </w:tabs>
        <w:ind w:leftChars="399" w:left="1678" w:hangingChars="300" w:hanging="720"/>
        <w:jc w:val="both"/>
        <w:rPr>
          <w:i/>
          <w:iCs/>
          <w:rPrChange w:id="1" w:author="LACO" w:date="2013-04-09T16:06:00Z">
            <w:rPr>
              <w:i/>
              <w:iCs/>
            </w:rPr>
          </w:rPrChange>
        </w:rPr>
      </w:pPr>
    </w:p>
    <w:p w:rsidR="00AB3C42" w:rsidRDefault="00AB3C42">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(as applicable)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AB3C42" w:rsidRDefault="00AB3C42">
      <w:pPr>
        <w:tabs>
          <w:tab w:val="left" w:pos="480"/>
        </w:tabs>
        <w:ind w:leftChars="399" w:left="1678" w:hangingChars="300" w:hanging="720"/>
        <w:jc w:val="both"/>
      </w:pPr>
    </w:p>
    <w:p w:rsidR="00AB3C42" w:rsidRDefault="00AB3C42">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AB3C42" w:rsidRDefault="00AB3C42">
      <w:pPr>
        <w:tabs>
          <w:tab w:val="left" w:pos="480"/>
        </w:tabs>
        <w:ind w:leftChars="399" w:left="1678" w:hangingChars="300" w:hanging="720"/>
        <w:jc w:val="both"/>
      </w:pPr>
    </w:p>
    <w:p w:rsidR="00AB3C42" w:rsidRDefault="00AB3C42">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AB3C42" w:rsidRDefault="00AB3C42">
      <w:pPr>
        <w:tabs>
          <w:tab w:val="left" w:pos="720"/>
          <w:tab w:val="left" w:pos="1170"/>
        </w:tabs>
        <w:jc w:val="both"/>
      </w:pPr>
    </w:p>
    <w:p w:rsidR="00AB3C42" w:rsidRDefault="00AB3C42">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w:t>
      </w:r>
      <w:r>
        <w:lastRenderedPageBreak/>
        <w:t>accounts and upon certificates from the Authorized Person certifying the Outstanding Development Costs</w:t>
      </w:r>
      <w:r>
        <w:rPr>
          <w:rFonts w:hint="eastAsia"/>
        </w:rPr>
        <w:t>.</w:t>
      </w:r>
    </w:p>
    <w:p w:rsidR="00AB3C42" w:rsidRDefault="00AB3C42">
      <w:pPr>
        <w:tabs>
          <w:tab w:val="left" w:pos="720"/>
          <w:tab w:val="left" w:pos="1170"/>
        </w:tabs>
        <w:jc w:val="both"/>
      </w:pPr>
    </w:p>
    <w:p w:rsidR="00AB3C42" w:rsidRDefault="00AB3C42">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AB3C42" w:rsidRDefault="00AB3C42">
      <w:pPr>
        <w:tabs>
          <w:tab w:val="left" w:pos="720"/>
          <w:tab w:val="left" w:pos="1170"/>
        </w:tabs>
        <w:jc w:val="both"/>
        <w:rPr>
          <w:rFonts w:hint="eastAsia"/>
        </w:rPr>
      </w:pPr>
    </w:p>
    <w:p w:rsidR="00AB3C42" w:rsidRDefault="00AB3C42">
      <w:pPr>
        <w:tabs>
          <w:tab w:val="left" w:pos="720"/>
          <w:tab w:val="left" w:pos="1170"/>
        </w:tabs>
        <w:jc w:val="both"/>
        <w:rPr>
          <w:rFonts w:hint="eastAsia"/>
        </w:rPr>
      </w:pPr>
    </w:p>
    <w:p w:rsidR="00AB3C42" w:rsidRDefault="00AB3C42">
      <w:pPr>
        <w:tabs>
          <w:tab w:val="left" w:pos="720"/>
          <w:tab w:val="left" w:pos="1170"/>
        </w:tabs>
        <w:jc w:val="both"/>
        <w:rPr>
          <w:rFonts w:hint="eastAsia"/>
        </w:rPr>
      </w:pPr>
    </w:p>
    <w:p w:rsidR="00AB3C42" w:rsidRDefault="00AB3C42">
      <w:pPr>
        <w:tabs>
          <w:tab w:val="left" w:pos="1170"/>
        </w:tabs>
      </w:pPr>
      <w:r>
        <w:t xml:space="preserve">IN WITNESS whereof we have executed this Undertaking this </w:t>
      </w:r>
      <w:r>
        <w:rPr>
          <w:rFonts w:hint="eastAsia"/>
        </w:rPr>
        <w:t>[</w:t>
      </w:r>
      <w:r>
        <w:rPr>
          <w:rFonts w:hint="eastAsia"/>
        </w:rPr>
        <w:tab/>
      </w:r>
      <w:r>
        <w:rPr>
          <w:rFonts w:hint="eastAsia"/>
        </w:rPr>
        <w:tab/>
        <w:t>]</w:t>
      </w:r>
      <w:r>
        <w:t xml:space="preserve"> day of </w:t>
      </w:r>
      <w:r>
        <w:rPr>
          <w:rFonts w:hint="eastAsia"/>
        </w:rPr>
        <w:t>[</w:t>
      </w:r>
      <w:r>
        <w:rPr>
          <w:rFonts w:hint="eastAsia"/>
        </w:rPr>
        <w:tab/>
        <w:t xml:space="preserve">    ]</w:t>
      </w:r>
      <w:r>
        <w:t xml:space="preserve"> 20</w:t>
      </w:r>
      <w:r>
        <w:rPr>
          <w:rFonts w:hint="eastAsia"/>
        </w:rPr>
        <w:t>[  ]</w:t>
      </w:r>
      <w:r>
        <w:t>.</w:t>
      </w:r>
    </w:p>
    <w:p w:rsidR="00AB3C42" w:rsidRDefault="00AB3C42">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AB3C42">
        <w:tblPrEx>
          <w:tblCellMar>
            <w:top w:w="0" w:type="dxa"/>
            <w:bottom w:w="0" w:type="dxa"/>
          </w:tblCellMar>
        </w:tblPrEx>
        <w:trPr>
          <w:cantSplit/>
        </w:trPr>
        <w:tc>
          <w:tcPr>
            <w:tcW w:w="4228" w:type="dxa"/>
          </w:tcPr>
          <w:p w:rsidR="00AB3C42" w:rsidRDefault="00AB3C42">
            <w:pPr>
              <w:tabs>
                <w:tab w:val="left" w:pos="720"/>
                <w:tab w:val="left" w:pos="1170"/>
                <w:tab w:val="left" w:pos="3600"/>
              </w:tabs>
              <w:rPr>
                <w:rFonts w:hint="eastAsia"/>
              </w:rPr>
            </w:pPr>
            <w:r>
              <w:rPr>
                <w:rFonts w:hint="eastAsia"/>
              </w:rPr>
              <w:sym w:font="Symbol" w:char="F02A"/>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tc>
      </w:tr>
    </w:tbl>
    <w:p w:rsidR="00AB3C42" w:rsidRDefault="00AB3C42">
      <w:pPr>
        <w:tabs>
          <w:tab w:val="left" w:pos="720"/>
          <w:tab w:val="left" w:pos="1170"/>
          <w:tab w:val="left" w:pos="3600"/>
        </w:tabs>
        <w:jc w:val="both"/>
        <w:rPr>
          <w:rFonts w:hint="eastAsia"/>
        </w:rPr>
      </w:pPr>
    </w:p>
    <w:p w:rsidR="00AB3C42" w:rsidRDefault="00AB3C42">
      <w:pPr>
        <w:tabs>
          <w:tab w:val="left" w:pos="720"/>
          <w:tab w:val="left" w:pos="1170"/>
          <w:tab w:val="left" w:pos="3600"/>
        </w:tabs>
        <w:jc w:val="both"/>
        <w:rPr>
          <w:rFonts w:hint="eastAsia"/>
        </w:rPr>
      </w:pPr>
    </w:p>
    <w:p w:rsidR="00AB3C42" w:rsidRDefault="00AB3C42">
      <w:pPr>
        <w:tabs>
          <w:tab w:val="left" w:pos="720"/>
          <w:tab w:val="left" w:pos="1170"/>
          <w:tab w:val="left" w:pos="3600"/>
        </w:tabs>
        <w:jc w:val="both"/>
        <w:rPr>
          <w:rFonts w:hint="eastAsia"/>
        </w:rPr>
      </w:pPr>
    </w:p>
    <w:p w:rsidR="00AB3C42" w:rsidRDefault="00AB3C42">
      <w:pPr>
        <w:pStyle w:val="Heading2"/>
        <w:tabs>
          <w:tab w:val="left" w:pos="1680"/>
        </w:tabs>
        <w:rPr>
          <w:rFonts w:hint="eastAsia"/>
          <w:u w:val="none"/>
        </w:rPr>
      </w:pPr>
      <w:r>
        <w:rPr>
          <w:rFonts w:hint="eastAsia"/>
          <w:u w:val="none"/>
        </w:rPr>
        <w:tab/>
        <w:t>Solicitor, Hong Kong SAR]</w:t>
      </w:r>
    </w:p>
    <w:p w:rsidR="00AB3C42" w:rsidRDefault="00AB3C42">
      <w:pPr>
        <w:tabs>
          <w:tab w:val="left" w:pos="720"/>
          <w:tab w:val="left" w:pos="1170"/>
          <w:tab w:val="left" w:pos="3600"/>
        </w:tabs>
        <w:jc w:val="both"/>
        <w:rPr>
          <w:rFonts w:hint="eastAsia"/>
        </w:rPr>
      </w:pPr>
    </w:p>
    <w:p w:rsidR="00AB3C42" w:rsidRDefault="00AB3C42">
      <w:pPr>
        <w:tabs>
          <w:tab w:val="left" w:pos="720"/>
          <w:tab w:val="left" w:pos="1170"/>
          <w:tab w:val="left" w:pos="3600"/>
        </w:tabs>
        <w:jc w:val="both"/>
        <w:rPr>
          <w:rFonts w:hint="eastAsia"/>
        </w:rPr>
      </w:pPr>
    </w:p>
    <w:tbl>
      <w:tblPr>
        <w:tblW w:w="0" w:type="auto"/>
        <w:tblCellMar>
          <w:left w:w="28" w:type="dxa"/>
          <w:right w:w="28" w:type="dxa"/>
        </w:tblCellMar>
        <w:tblLook w:val="0000" w:firstRow="0" w:lastRow="0" w:firstColumn="0" w:lastColumn="0" w:noHBand="0" w:noVBand="0"/>
      </w:tblPr>
      <w:tblGrid>
        <w:gridCol w:w="4228"/>
        <w:gridCol w:w="360"/>
      </w:tblGrid>
      <w:tr w:rsidR="00AB3C42">
        <w:tblPrEx>
          <w:tblCellMar>
            <w:top w:w="0" w:type="dxa"/>
            <w:bottom w:w="0" w:type="dxa"/>
          </w:tblCellMar>
        </w:tblPrEx>
        <w:trPr>
          <w:cantSplit/>
        </w:trPr>
        <w:tc>
          <w:tcPr>
            <w:tcW w:w="4228" w:type="dxa"/>
          </w:tcPr>
          <w:p w:rsidR="00AB3C42" w:rsidRDefault="00AB3C42">
            <w:pPr>
              <w:tabs>
                <w:tab w:val="left" w:pos="720"/>
                <w:tab w:val="left" w:pos="1170"/>
                <w:tab w:val="left" w:pos="3600"/>
              </w:tabs>
              <w:rPr>
                <w:rFonts w:hint="eastAsia"/>
              </w:rPr>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p w:rsidR="00AB3C42" w:rsidRDefault="00AB3C42">
            <w:pPr>
              <w:tabs>
                <w:tab w:val="left" w:pos="720"/>
                <w:tab w:val="left" w:pos="1170"/>
                <w:tab w:val="left" w:pos="3600"/>
              </w:tabs>
              <w:jc w:val="both"/>
              <w:rPr>
                <w:rFonts w:hint="eastAsia"/>
              </w:rPr>
            </w:pPr>
            <w:r>
              <w:rPr>
                <w:rFonts w:hint="eastAsia"/>
              </w:rPr>
              <w:t>)</w:t>
            </w:r>
          </w:p>
        </w:tc>
      </w:tr>
    </w:tbl>
    <w:p w:rsidR="00AB3C42" w:rsidRDefault="00AB3C42">
      <w:pPr>
        <w:tabs>
          <w:tab w:val="left" w:pos="720"/>
          <w:tab w:val="left" w:pos="1170"/>
          <w:tab w:val="left" w:pos="3240"/>
        </w:tabs>
        <w:jc w:val="both"/>
        <w:rPr>
          <w:rFonts w:hint="eastAsia"/>
        </w:rPr>
      </w:pPr>
    </w:p>
    <w:p w:rsidR="00AB3C42" w:rsidRDefault="00AB3C42">
      <w:pPr>
        <w:tabs>
          <w:tab w:val="left" w:pos="1680"/>
        </w:tabs>
        <w:jc w:val="both"/>
        <w:rPr>
          <w:rFonts w:hint="eastAsia"/>
        </w:rPr>
      </w:pPr>
    </w:p>
    <w:p w:rsidR="00AB3C42" w:rsidRDefault="00AB3C42">
      <w:pPr>
        <w:tabs>
          <w:tab w:val="left" w:pos="1680"/>
        </w:tabs>
        <w:jc w:val="both"/>
        <w:rPr>
          <w:rFonts w:hint="eastAsia"/>
        </w:rPr>
      </w:pPr>
    </w:p>
    <w:p w:rsidR="00AB3C42" w:rsidRDefault="00AB3C42">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AB3C42" w:rsidRDefault="00AB3C42">
      <w:pPr>
        <w:tabs>
          <w:tab w:val="left" w:pos="720"/>
          <w:tab w:val="left" w:pos="1170"/>
          <w:tab w:val="left" w:pos="3240"/>
        </w:tabs>
        <w:jc w:val="both"/>
        <w:rPr>
          <w:rFonts w:hint="eastAsia"/>
        </w:rPr>
      </w:pPr>
    </w:p>
    <w:p w:rsidR="00AB3C42" w:rsidRDefault="00AB3C42">
      <w:pPr>
        <w:tabs>
          <w:tab w:val="left" w:pos="720"/>
          <w:tab w:val="left" w:pos="1170"/>
          <w:tab w:val="left" w:pos="3240"/>
        </w:tabs>
        <w:jc w:val="both"/>
        <w:rPr>
          <w:rFonts w:hint="eastAsia"/>
        </w:rPr>
      </w:pPr>
    </w:p>
    <w:p w:rsidR="00AB3C42" w:rsidRDefault="00AB3C42">
      <w:pPr>
        <w:tabs>
          <w:tab w:val="left" w:pos="960"/>
          <w:tab w:val="left" w:pos="3240"/>
        </w:tabs>
        <w:jc w:val="both"/>
      </w:pPr>
      <w:r>
        <w:tab/>
        <w:t>I, [</w:t>
      </w:r>
      <w:r>
        <w:rPr>
          <w:rFonts w:hint="eastAsia"/>
          <w:i/>
          <w:iCs/>
        </w:rPr>
        <w:t xml:space="preserve">insert </w:t>
      </w:r>
      <w:r>
        <w:rPr>
          <w:i/>
          <w:iCs/>
        </w:rPr>
        <w:t>name of solicitor</w:t>
      </w:r>
      <w:r>
        <w:t xml:space="preserve">], confirm that </w:t>
      </w:r>
      <w:r>
        <w:rPr>
          <w:rFonts w:hint="eastAsia"/>
        </w:rPr>
        <w:t>*</w:t>
      </w:r>
      <w:r>
        <w:t>the above Undertaking has been duly authorized by a properly convened meeting and resolution of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w:t>
      </w:r>
      <w:r>
        <w:t xml:space="preserve">in accordance with </w:t>
      </w:r>
      <w:r>
        <w:rPr>
          <w:rFonts w:hint="eastAsia"/>
        </w:rPr>
        <w:t>its</w:t>
      </w:r>
      <w:r>
        <w:t xml:space="preserve"> Memorandum and Articles of Association</w:t>
      </w:r>
      <w:r>
        <w:rPr>
          <w:rFonts w:hint="eastAsia"/>
        </w:rPr>
        <w:t>/the above Undertaking has been duly authorized by [</w:t>
      </w:r>
      <w:r>
        <w:rPr>
          <w:rFonts w:hint="eastAsia"/>
          <w:i/>
          <w:iCs/>
        </w:rPr>
        <w:t>insert name of licensed bank or registered deposit-taking company</w:t>
      </w:r>
      <w:r>
        <w:rPr>
          <w:rFonts w:hint="eastAsia"/>
        </w:rPr>
        <w:t>] and duly executed by its lawful attorney(s) pursuant to a Power of Attorney granted by it</w:t>
      </w:r>
      <w:r>
        <w:t>.</w:t>
      </w:r>
    </w:p>
    <w:p w:rsidR="00AB3C42" w:rsidRDefault="00AB3C42">
      <w:pPr>
        <w:tabs>
          <w:tab w:val="left" w:pos="720"/>
          <w:tab w:val="left" w:pos="1170"/>
          <w:tab w:val="left" w:pos="3240"/>
        </w:tabs>
        <w:jc w:val="both"/>
      </w:pPr>
    </w:p>
    <w:p w:rsidR="00AB3C42" w:rsidRDefault="00AB3C42">
      <w:pPr>
        <w:tabs>
          <w:tab w:val="left" w:pos="720"/>
          <w:tab w:val="left" w:pos="960"/>
          <w:tab w:val="left" w:pos="3240"/>
        </w:tabs>
        <w:jc w:val="both"/>
        <w:rPr>
          <w:rFonts w:hint="eastAsia"/>
          <w:i/>
          <w:iCs/>
        </w:rPr>
      </w:pPr>
    </w:p>
    <w:p w:rsidR="00AB3C42" w:rsidRDefault="00AB3C42">
      <w:pPr>
        <w:tabs>
          <w:tab w:val="left" w:pos="720"/>
          <w:tab w:val="left" w:pos="960"/>
          <w:tab w:val="left" w:pos="3240"/>
        </w:tabs>
        <w:jc w:val="both"/>
        <w:rPr>
          <w:rFonts w:hint="eastAsia"/>
          <w:i/>
          <w:iCs/>
        </w:rPr>
      </w:pPr>
    </w:p>
    <w:p w:rsidR="00AB3C42" w:rsidRDefault="00AB3C42">
      <w:pPr>
        <w:tabs>
          <w:tab w:val="left" w:pos="720"/>
          <w:tab w:val="left" w:pos="960"/>
          <w:tab w:val="left" w:pos="3240"/>
        </w:tabs>
        <w:jc w:val="both"/>
        <w:rPr>
          <w:rFonts w:hint="eastAsia"/>
          <w:i/>
          <w:iCs/>
        </w:rPr>
      </w:pPr>
    </w:p>
    <w:p w:rsidR="00AB3C42" w:rsidRDefault="00AB3C42">
      <w:pPr>
        <w:tabs>
          <w:tab w:val="left" w:pos="720"/>
          <w:tab w:val="left" w:pos="960"/>
          <w:tab w:val="left" w:pos="3240"/>
        </w:tabs>
        <w:jc w:val="both"/>
        <w:rPr>
          <w:rFonts w:hint="eastAsia"/>
          <w:i/>
          <w:iCs/>
        </w:rPr>
      </w:pPr>
    </w:p>
    <w:p w:rsidR="00AB3C42" w:rsidRDefault="00AB3C42">
      <w:pPr>
        <w:tabs>
          <w:tab w:val="left" w:pos="720"/>
          <w:tab w:val="left" w:pos="1170"/>
          <w:tab w:val="left" w:pos="3240"/>
          <w:tab w:val="left" w:pos="5040"/>
        </w:tabs>
        <w:ind w:firstLine="4080"/>
        <w:jc w:val="center"/>
        <w:rPr>
          <w:rFonts w:hint="eastAsia"/>
        </w:rPr>
      </w:pPr>
      <w:r>
        <w:rPr>
          <w:rFonts w:hint="eastAsia"/>
        </w:rPr>
        <w:tab/>
      </w:r>
      <w:r>
        <w:t>Solicitor</w:t>
      </w:r>
      <w:r>
        <w:rPr>
          <w:rFonts w:hint="eastAsia"/>
        </w:rPr>
        <w:t xml:space="preserve">, </w:t>
      </w:r>
      <w:r>
        <w:rPr>
          <w:bCs/>
        </w:rPr>
        <w:t>Hong Kong SAR</w:t>
      </w:r>
    </w:p>
    <w:p w:rsidR="00AB3C42" w:rsidRDefault="00AB3C42">
      <w:pPr>
        <w:tabs>
          <w:tab w:val="center" w:pos="6840"/>
        </w:tabs>
        <w:rPr>
          <w:rFonts w:hint="eastAsia"/>
          <w:bCs/>
        </w:rPr>
      </w:pPr>
    </w:p>
    <w:p w:rsidR="00AB3C42" w:rsidRDefault="00AB3C42">
      <w:pPr>
        <w:tabs>
          <w:tab w:val="center" w:pos="6840"/>
        </w:tabs>
        <w:rPr>
          <w:rFonts w:hint="eastAsia"/>
          <w:bCs/>
        </w:rPr>
      </w:pPr>
    </w:p>
    <w:p w:rsidR="00AB3C42" w:rsidRDefault="00AB3C42">
      <w:pPr>
        <w:tabs>
          <w:tab w:val="left" w:pos="480"/>
          <w:tab w:val="center" w:pos="6840"/>
        </w:tabs>
        <w:ind w:left="480" w:hangingChars="200" w:hanging="480"/>
        <w:jc w:val="both"/>
        <w:rPr>
          <w:rFonts w:hint="eastAsia"/>
          <w:vertAlign w:val="superscript"/>
        </w:rPr>
      </w:pPr>
    </w:p>
    <w:p w:rsidR="00AB3C42" w:rsidRDefault="00AB3C42">
      <w:pPr>
        <w:tabs>
          <w:tab w:val="left" w:pos="480"/>
          <w:tab w:val="center" w:pos="6840"/>
        </w:tabs>
        <w:ind w:left="480" w:hangingChars="200" w:hanging="480"/>
        <w:jc w:val="both"/>
        <w:rPr>
          <w:rFonts w:hint="eastAsia"/>
          <w:vertAlign w:val="superscript"/>
        </w:rPr>
      </w:pPr>
      <w:r>
        <w:rPr>
          <w:vertAlign w:val="superscript"/>
        </w:rPr>
        <w:br w:type="page"/>
      </w:r>
    </w:p>
    <w:p w:rsidR="00AB3C42" w:rsidRDefault="00AB3C42" w:rsidP="00355794">
      <w:pPr>
        <w:tabs>
          <w:tab w:val="left" w:pos="480"/>
          <w:tab w:val="center" w:pos="6840"/>
        </w:tabs>
        <w:spacing w:afterLines="50" w:after="180"/>
        <w:ind w:left="480" w:hangingChars="200" w:hanging="480"/>
        <w:jc w:val="both"/>
        <w:rPr>
          <w:rFonts w:hint="eastAsia"/>
          <w:bCs/>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AB3C42" w:rsidRDefault="00AB3C42" w:rsidP="00355794">
      <w:pPr>
        <w:tabs>
          <w:tab w:val="left" w:pos="480"/>
          <w:tab w:val="center" w:pos="6840"/>
        </w:tabs>
        <w:spacing w:afterLines="50" w:after="180"/>
        <w:ind w:left="480" w:hangingChars="200" w:hanging="480"/>
        <w:jc w:val="both"/>
        <w:rPr>
          <w:rFonts w:hint="eastAsia"/>
        </w:rPr>
      </w:pPr>
      <w:r>
        <w:rPr>
          <w:rFonts w:hint="eastAsia"/>
        </w:rPr>
        <w:t>*</w:t>
      </w:r>
      <w:r>
        <w:tab/>
      </w:r>
      <w:r>
        <w:rPr>
          <w:rFonts w:hint="eastAsia"/>
        </w:rPr>
        <w:t>Delete as appropriate.</w:t>
      </w:r>
    </w:p>
    <w:p w:rsidR="00AB3C42" w:rsidRDefault="00AB3C42">
      <w:pPr>
        <w:keepNext/>
        <w:keepLines/>
        <w:widowControl/>
        <w:tabs>
          <w:tab w:val="left" w:pos="480"/>
        </w:tabs>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AB3C42" w:rsidRDefault="00AB3C42">
      <w:pPr>
        <w:tabs>
          <w:tab w:val="left" w:pos="480"/>
          <w:tab w:val="center" w:pos="6840"/>
        </w:tabs>
        <w:ind w:rightChars="-20" w:right="-48"/>
        <w:rPr>
          <w:rFonts w:hint="eastAsia"/>
        </w:rPr>
      </w:pPr>
    </w:p>
    <w:sectPr w:rsidR="00AB3C42">
      <w:headerReference w:type="even" r:id="rId6"/>
      <w:headerReference w:type="default" r:id="rId7"/>
      <w:footerReference w:type="even" r:id="rId8"/>
      <w:footerReference w:type="default" r:id="rId9"/>
      <w:footerReference w:type="first" r:id="rId10"/>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6711" w:rsidRDefault="000F6711">
      <w:r>
        <w:separator/>
      </w:r>
    </w:p>
  </w:endnote>
  <w:endnote w:type="continuationSeparator" w:id="0">
    <w:p w:rsidR="000F6711" w:rsidRDefault="000F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C42" w:rsidRDefault="00AB3C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B3C42" w:rsidRDefault="00AB3C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C42" w:rsidRDefault="00AB3C42">
    <w:pPr>
      <w:pStyle w:val="Footer"/>
      <w:framePr w:wrap="around" w:vAnchor="text" w:hAnchor="margin" w:xAlign="center"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355794">
      <w:rPr>
        <w:rStyle w:val="PageNumber"/>
        <w:noProof/>
        <w:sz w:val="24"/>
      </w:rPr>
      <w:t>5</w:t>
    </w:r>
    <w:r>
      <w:rPr>
        <w:rStyle w:val="PageNumber"/>
        <w:sz w:val="24"/>
      </w:rPr>
      <w:fldChar w:fldCharType="end"/>
    </w:r>
  </w:p>
  <w:p w:rsidR="00AB3C42" w:rsidRDefault="00AB3C42">
    <w:pPr>
      <w:pStyle w:val="Footer"/>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C42" w:rsidRDefault="00AB3C42">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6711" w:rsidRDefault="000F6711">
      <w:r>
        <w:separator/>
      </w:r>
    </w:p>
  </w:footnote>
  <w:footnote w:type="continuationSeparator" w:id="0">
    <w:p w:rsidR="000F6711" w:rsidRDefault="000F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C42" w:rsidRDefault="00AB3C4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B3C42" w:rsidRDefault="00AB3C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C42" w:rsidRDefault="00AB3C42">
    <w:pPr>
      <w:pStyle w:val="Header"/>
      <w:framePr w:wrap="around" w:vAnchor="text" w:hAnchor="margin" w:xAlign="center" w:y="1"/>
      <w:rPr>
        <w:rStyle w:val="PageNumber"/>
      </w:rPr>
    </w:pPr>
  </w:p>
  <w:p w:rsidR="00AB3C42" w:rsidRDefault="00AB3C42">
    <w:pPr>
      <w:pStyle w:val="Header"/>
    </w:pPr>
  </w:p>
  <w:p w:rsidR="00AB3C42" w:rsidRDefault="00AB3C42">
    <w:pPr>
      <w:pStyle w:val="Header"/>
    </w:pPr>
  </w:p>
  <w:p w:rsidR="00AB3C42" w:rsidRDefault="00AB3C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794"/>
    <w:rsid w:val="000F6711"/>
    <w:rsid w:val="00355794"/>
    <w:rsid w:val="00AB3C42"/>
    <w:rsid w:val="00D32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8363629-8A4F-4E8A-BF97-A17DA96B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sz w:val="28"/>
      <w:u w:val="single"/>
    </w:rPr>
  </w:style>
  <w:style w:type="paragraph" w:styleId="Heading2">
    <w:name w:val="heading 2"/>
    <w:basedOn w:val="Normal"/>
    <w:next w:val="Normal"/>
    <w:qFormat/>
    <w:pPr>
      <w:keepNext/>
      <w:jc w:val="both"/>
      <w:outlineLvl w:val="1"/>
    </w:pPr>
    <w:rPr>
      <w:u w:val="single"/>
    </w:rPr>
  </w:style>
  <w:style w:type="paragraph" w:styleId="Heading3">
    <w:name w:val="heading 3"/>
    <w:basedOn w:val="Normal"/>
    <w:next w:val="NormalIndent"/>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Chars="200" w:left="480"/>
    </w:pPr>
  </w:style>
  <w:style w:type="paragraph" w:styleId="Header">
    <w:name w:val="head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BodyTextIndent">
    <w:name w:val="Body Text Indent"/>
    <w:basedOn w:val="Normal"/>
    <w:pPr>
      <w:ind w:leftChars="600" w:left="2160" w:hangingChars="288" w:hanging="720"/>
      <w:jc w:val="both"/>
    </w:pPr>
    <w:rPr>
      <w:sz w:val="25"/>
    </w:rPr>
  </w:style>
  <w:style w:type="paragraph" w:styleId="Footer">
    <w:name w:val="footer"/>
    <w:basedOn w:val="Normal"/>
    <w:pPr>
      <w:tabs>
        <w:tab w:val="center" w:pos="4153"/>
        <w:tab w:val="right" w:pos="8306"/>
      </w:tabs>
      <w:snapToGrid w:val="0"/>
    </w:pPr>
    <w:rPr>
      <w:sz w:val="20"/>
      <w:szCs w:val="20"/>
    </w:rPr>
  </w:style>
  <w:style w:type="paragraph" w:styleId="FootnoteText">
    <w:name w:val="footnote text"/>
    <w:basedOn w:val="Normal"/>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989</Words>
  <Characters>5641</Characters>
  <Application>Microsoft Office Word</Application>
  <DocSecurity>0</DocSecurity>
  <Lines>47</Lines>
  <Paragraphs>13</Paragraphs>
  <ScaleCrop>false</ScaleCrop>
  <Company>HKSAR</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dc:description/>
  <cp:lastModifiedBy>Rico Kwok</cp:lastModifiedBy>
  <cp:revision>2</cp:revision>
  <cp:lastPrinted>2013-04-26T03:58:00Z</cp:lastPrinted>
  <dcterms:created xsi:type="dcterms:W3CDTF">2026-10-02T17:17:00Z</dcterms:created>
  <dcterms:modified xsi:type="dcterms:W3CDTF">2026-10-02T17:17:00Z</dcterms:modified>
</cp:coreProperties>
</file>