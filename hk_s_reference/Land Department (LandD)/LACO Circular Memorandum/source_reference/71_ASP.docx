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59" w:type="pct"/>
        <w:tblLayout w:type="fixed"/>
        <w:tblCellMar>
          <w:left w:w="28" w:type="dxa"/>
          <w:right w:w="28" w:type="dxa"/>
        </w:tblCellMar>
        <w:tblLook w:val="0000" w:firstRow="0" w:lastRow="0" w:firstColumn="0" w:lastColumn="0" w:noHBand="0" w:noVBand="0"/>
      </w:tblPr>
      <w:tblGrid>
        <w:gridCol w:w="2157"/>
        <w:gridCol w:w="644"/>
        <w:gridCol w:w="432"/>
        <w:gridCol w:w="515"/>
        <w:gridCol w:w="4473"/>
        <w:gridCol w:w="1347"/>
        <w:gridCol w:w="69"/>
      </w:tblGrid>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br w:type="page"/>
            </w:r>
          </w:p>
        </w:tc>
        <w:tc>
          <w:tcPr>
            <w:tcW w:w="3845" w:type="pct"/>
            <w:gridSpan w:val="5"/>
          </w:tcPr>
          <w:p w:rsidR="003B7112" w:rsidRDefault="003B7112">
            <w:pPr>
              <w:spacing w:line="340" w:lineRule="atLeast"/>
              <w:jc w:val="both"/>
              <w:rPr>
                <w:rFonts w:ascii="Times New Roman" w:hAnsi="Times New Roman" w:hint="eastAsia"/>
              </w:rPr>
            </w:pPr>
            <w:r>
              <w:rPr>
                <w:rFonts w:ascii="Times New Roman" w:hAnsi="Times New Roman"/>
                <w:noProof/>
                <w:sz w:val="20"/>
                <w:lang w:val="en-US"/>
              </w:rPr>
              <w:pict>
                <v:shapetype id="_x0000_t202" coordsize="21600,21600" o:spt="202" path="m,l,21600r21600,l21600,xe">
                  <v:stroke joinstyle="miter"/>
                  <v:path gradientshapeok="t" o:connecttype="rect"/>
                </v:shapetype>
                <v:shape id="_x0000_s1123" type="#_x0000_t202" style="position:absolute;left:0;text-align:left;margin-left:304.4pt;margin-top:-36.65pt;width:66pt;height:27pt;z-index:251657728;mso-position-horizontal-relative:text;mso-position-vertical-relative:text" filled="f" stroked="f">
                  <v:textbox>
                    <w:txbxContent>
                      <w:p w:rsidR="003B7112" w:rsidRDefault="003B7112">
                        <w:pPr>
                          <w:pStyle w:val="Heading2"/>
                          <w:rPr>
                            <w:rFonts w:hint="eastAsia"/>
                            <w:b/>
                            <w:bCs/>
                            <w:sz w:val="24"/>
                            <w:u w:val="single"/>
                          </w:rPr>
                        </w:pPr>
                        <w:r>
                          <w:rPr>
                            <w:rFonts w:hint="eastAsia"/>
                            <w:b/>
                            <w:bCs/>
                            <w:sz w:val="24"/>
                            <w:u w:val="single"/>
                          </w:rPr>
                          <w:t>Annex III</w:t>
                        </w:r>
                      </w:p>
                    </w:txbxContent>
                  </v:textbox>
                </v:shape>
              </w:pict>
            </w:r>
            <w:r>
              <w:rPr>
                <w:rFonts w:ascii="Times New Roman" w:hAnsi="Times New Roman"/>
              </w:rPr>
              <w:t>T</w:t>
            </w:r>
            <w:r>
              <w:rPr>
                <w:rFonts w:ascii="Times New Roman" w:hAnsi="Times New Roman" w:hint="eastAsia"/>
              </w:rPr>
              <w:t>HIS AGREEMENT</w:t>
            </w:r>
            <w:r>
              <w:rPr>
                <w:rFonts w:ascii="Times New Roman" w:hAnsi="Times New Roman"/>
              </w:rPr>
              <w:t xml:space="preserve"> is made the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w:t>
            </w:r>
            <w:r>
              <w:rPr>
                <w:rFonts w:ascii="Times New Roman" w:hAnsi="Times New Roman"/>
              </w:rPr>
              <w:t xml:space="preserve"> day of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 xml:space="preserve">] Two </w:t>
            </w:r>
            <w:r>
              <w:rPr>
                <w:rFonts w:ascii="Times New Roman" w:hAnsi="Times New Roman"/>
              </w:rPr>
              <w:t>thousand and</w:t>
            </w:r>
            <w:r>
              <w:rPr>
                <w:rFonts w:ascii="Times New Roman" w:hAnsi="Times New Roman" w:hint="eastAsia"/>
              </w:rPr>
              <w:t xml:space="preserve"> [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845" w:type="pct"/>
            <w:gridSpan w:val="5"/>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color w:val="000000"/>
                <w:sz w:val="22"/>
              </w:rPr>
            </w:pPr>
          </w:p>
        </w:tc>
        <w:tc>
          <w:tcPr>
            <w:tcW w:w="3845" w:type="pct"/>
            <w:gridSpan w:val="5"/>
          </w:tcPr>
          <w:p w:rsidR="003B7112" w:rsidRDefault="003B7112">
            <w:pPr>
              <w:spacing w:line="340" w:lineRule="atLeast"/>
              <w:jc w:val="both"/>
              <w:rPr>
                <w:rFonts w:ascii="Times New Roman" w:hAnsi="Times New Roman" w:hint="eastAsia"/>
              </w:rPr>
            </w:pPr>
            <w:r>
              <w:rPr>
                <w:rFonts w:ascii="Times New Roman" w:hAnsi="Times New Roman"/>
              </w:rPr>
              <w:t xml:space="preserve">BETWEEN the Vendor </w:t>
            </w:r>
            <w:r>
              <w:rPr>
                <w:rFonts w:ascii="Times New Roman" w:hAnsi="Times New Roman"/>
                <w:sz w:val="28"/>
                <w:vertAlign w:val="superscript"/>
              </w:rPr>
              <w:sym w:font="Symbol" w:char="F02A"/>
            </w:r>
            <w:r>
              <w:rPr>
                <w:rFonts w:ascii="Times New Roman" w:hAnsi="Times New Roman"/>
              </w:rPr>
              <w:t>[the Financier] and the Purchaser whose particulars are set out in Schedule 1.</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845" w:type="pct"/>
            <w:gridSpan w:val="5"/>
          </w:tcPr>
          <w:p w:rsidR="003B7112" w:rsidRDefault="003B7112">
            <w:pPr>
              <w:spacing w:line="340" w:lineRule="atLeast"/>
              <w:jc w:val="both"/>
              <w:rPr>
                <w:rFonts w:ascii="Times New Roman" w:hAnsi="Times New Roman" w:hint="eastAsia"/>
              </w:rPr>
            </w:pPr>
            <w:r>
              <w:rPr>
                <w:rFonts w:ascii="Times New Roman" w:hAnsi="Times New Roman"/>
              </w:rPr>
              <w:t xml:space="preserve">WHEREAS :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Recitals</w:t>
            </w:r>
          </w:p>
        </w:tc>
        <w:tc>
          <w:tcPr>
            <w:tcW w:w="334" w:type="pct"/>
          </w:tcPr>
          <w:p w:rsidR="003B7112" w:rsidRDefault="003B7112">
            <w:pPr>
              <w:spacing w:line="340" w:lineRule="atLeast"/>
              <w:jc w:val="both"/>
              <w:rPr>
                <w:rFonts w:ascii="Times New Roman" w:hAnsi="Times New Roman"/>
              </w:rPr>
            </w:pPr>
            <w:r>
              <w:rPr>
                <w:rFonts w:ascii="Times New Roman" w:hAnsi="Times New Roman"/>
              </w:rPr>
              <w:t>(1)</w:t>
            </w:r>
          </w:p>
        </w:tc>
        <w:tc>
          <w:tcPr>
            <w:tcW w:w="3511" w:type="pct"/>
            <w:gridSpan w:val="4"/>
          </w:tcPr>
          <w:p w:rsidR="003B7112" w:rsidRDefault="003B7112">
            <w:pPr>
              <w:spacing w:line="340" w:lineRule="atLeast"/>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 xml:space="preserve">The Vendor is obliged under the Government Grant to erect and complete on the land before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w:t>
            </w:r>
            <w:r>
              <w:rPr>
                <w:rFonts w:ascii="Times New Roman" w:hAnsi="Times New Roman"/>
              </w:rPr>
              <w:t xml:space="preserve"> the Development in all respects complying with the </w:t>
            </w:r>
            <w:r>
              <w:rPr>
                <w:rFonts w:ascii="Times New Roman" w:hAnsi="Times New Roman" w:hint="eastAsia"/>
              </w:rPr>
              <w:t xml:space="preserve">conditions of </w:t>
            </w:r>
            <w:r>
              <w:rPr>
                <w:rFonts w:ascii="Times New Roman" w:hAnsi="Times New Roman"/>
              </w:rPr>
              <w:t>the Government Grant.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b/>
                <w:bCs/>
                <w:u w:val="single"/>
              </w:rPr>
            </w:pPr>
            <w:r>
              <w:rPr>
                <w:rFonts w:ascii="Times New Roman" w:hAnsi="Times New Roman" w:hint="eastAsia"/>
                <w:b/>
                <w:bCs/>
                <w:u w:val="single"/>
              </w:rPr>
              <w:t>OR</w:t>
            </w: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3511" w:type="pct"/>
            <w:gridSpan w:val="4"/>
          </w:tcPr>
          <w:p w:rsidR="003B7112" w:rsidRDefault="003B7112">
            <w:pPr>
              <w:spacing w:line="340" w:lineRule="atLeast"/>
              <w:jc w:val="both"/>
              <w:rPr>
                <w:rFonts w:ascii="Times New Roman" w:hAnsi="Times New Roman" w:hint="eastAsia"/>
              </w:rPr>
            </w:pPr>
            <w:r>
              <w:rPr>
                <w:rFonts w:ascii="Times New Roman" w:hAnsi="Times New Roman"/>
              </w:rPr>
              <w:t xml:space="preserve">Under the Exclusion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b/>
                <w:bCs/>
              </w:rPr>
            </w:pPr>
          </w:p>
        </w:tc>
        <w:tc>
          <w:tcPr>
            <w:tcW w:w="224" w:type="pct"/>
          </w:tcPr>
          <w:p w:rsidR="003B7112" w:rsidRDefault="003B7112">
            <w:pPr>
              <w:spacing w:line="340" w:lineRule="atLeast"/>
              <w:jc w:val="both"/>
              <w:rPr>
                <w:rFonts w:ascii="Times New Roman" w:hAnsi="Times New Roman"/>
                <w:u w:val="single"/>
              </w:rPr>
            </w:pPr>
            <w:r>
              <w:rPr>
                <w:rFonts w:ascii="Times New Roman" w:hAnsi="Times New Roman" w:hint="eastAsia"/>
                <w:b/>
                <w:bCs/>
                <w:u w:val="single"/>
              </w:rPr>
              <w:t>OR</w:t>
            </w: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shd w:val="clear" w:color="auto" w:fill="FFFF99"/>
              </w:rPr>
            </w:pPr>
          </w:p>
        </w:tc>
        <w:tc>
          <w:tcPr>
            <w:tcW w:w="3511" w:type="pct"/>
            <w:gridSpan w:val="4"/>
          </w:tcPr>
          <w:p w:rsidR="003B7112" w:rsidRDefault="003B7112">
            <w:pPr>
              <w:spacing w:line="340" w:lineRule="atLeast"/>
              <w:jc w:val="both"/>
              <w:rPr>
                <w:rFonts w:ascii="Times New Roman" w:hAnsi="Times New Roman"/>
                <w:shd w:val="clear" w:color="auto" w:fill="FFFF99"/>
              </w:rPr>
            </w:pPr>
            <w:r>
              <w:rPr>
                <w:rFonts w:ascii="Times New Roman" w:hAnsi="Times New Roman"/>
              </w:rPr>
              <w:t xml:space="preserve">Under the </w:t>
            </w:r>
            <w:r>
              <w:rPr>
                <w:rFonts w:ascii="Times New Roman" w:hAnsi="Times New Roman" w:hint="eastAsia"/>
              </w:rPr>
              <w:t>Redevelopment</w:t>
            </w:r>
            <w:r>
              <w:rPr>
                <w:rFonts w:ascii="Times New Roman" w:hAnsi="Times New Roman"/>
              </w:rPr>
              <w:t xml:space="preserve">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vertAlign w:val="superscript"/>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r>
              <w:rPr>
                <w:rFonts w:ascii="Times New Roman" w:hAnsi="Times New Roman" w:hint="eastAsia"/>
                <w:sz w:val="28"/>
                <w:vertAlign w:val="superscript"/>
              </w:rPr>
              <w:sym w:font="Symbol" w:char="F061"/>
            </w:r>
            <w:r>
              <w:rPr>
                <w:rFonts w:ascii="Times New Roman" w:hAnsi="Times New Roman" w:hint="eastAsia"/>
              </w:rPr>
              <w:t>[(2)</w:t>
            </w:r>
          </w:p>
        </w:tc>
        <w:tc>
          <w:tcPr>
            <w:tcW w:w="3511" w:type="pct"/>
            <w:gridSpan w:val="4"/>
          </w:tcPr>
          <w:p w:rsidR="003B7112" w:rsidRDefault="003B7112">
            <w:pPr>
              <w:spacing w:line="340" w:lineRule="atLeast"/>
              <w:jc w:val="both"/>
              <w:rPr>
                <w:rFonts w:ascii="Times New Roman" w:hAnsi="Times New Roman"/>
              </w:rPr>
            </w:pPr>
            <w:r>
              <w:rPr>
                <w:rFonts w:hint="eastAsia"/>
                <w:spacing w:val="-3"/>
              </w:rPr>
              <w:t>T</w:t>
            </w:r>
            <w:r>
              <w:rPr>
                <w:spacing w:val="-3"/>
              </w:rPr>
              <w:t xml:space="preserve">he Occupation Permit in respect of every building in </w:t>
            </w:r>
            <w:r>
              <w:rPr>
                <w:rFonts w:hint="eastAsia"/>
                <w:spacing w:val="-3"/>
              </w:rPr>
              <w:t>t</w:t>
            </w:r>
            <w:r>
              <w:rPr>
                <w:spacing w:val="-3"/>
              </w:rPr>
              <w:t xml:space="preserve">he </w:t>
            </w:r>
            <w:r>
              <w:rPr>
                <w:rFonts w:ascii="Times New Roman" w:hAnsi="Times New Roman"/>
                <w:spacing w:val="-3"/>
                <w:sz w:val="28"/>
                <w:vertAlign w:val="superscript"/>
              </w:rPr>
              <w:sym w:font="Symbol" w:char="F067"/>
            </w:r>
            <w:r>
              <w:rPr>
                <w:spacing w:val="-3"/>
              </w:rPr>
              <w:t>Phase</w:t>
            </w:r>
            <w:r>
              <w:rPr>
                <w:rFonts w:hint="eastAsia"/>
                <w:spacing w:val="-3"/>
              </w:rPr>
              <w:t>/</w:t>
            </w:r>
            <w:r>
              <w:rPr>
                <w:spacing w:val="-3"/>
              </w:rPr>
              <w:t>Development</w:t>
            </w:r>
            <w:r>
              <w:rPr>
                <w:rFonts w:hint="eastAsia"/>
                <w:spacing w:val="-3"/>
              </w:rPr>
              <w:t xml:space="preserve"> has been issued</w:t>
            </w:r>
            <w:r>
              <w:rPr>
                <w:spacing w:val="-3"/>
              </w:rPr>
              <w:t xml:space="preserve"> on [</w:t>
            </w:r>
            <w:r>
              <w:rPr>
                <w:i/>
                <w:iCs/>
                <w:spacing w:val="-3"/>
              </w:rPr>
              <w:t>insert date of occupation permit</w:t>
            </w:r>
            <w:r>
              <w:rPr>
                <w:spacing w:val="-3"/>
              </w:rPr>
              <w:t>].</w:t>
            </w:r>
            <w:r>
              <w:rPr>
                <w:rFonts w:hint="eastAsia"/>
                <w:spacing w:val="-3"/>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r>
              <w:rPr>
                <w:rFonts w:ascii="Times New Roman" w:hAnsi="Times New Roman"/>
              </w:rPr>
              <w:t>(</w:t>
            </w:r>
            <w:r>
              <w:rPr>
                <w:rFonts w:ascii="Times New Roman" w:hAnsi="Times New Roman" w:hint="eastAsia"/>
              </w:rPr>
              <w:t>3</w:t>
            </w:r>
            <w:r>
              <w:rPr>
                <w:rFonts w:ascii="Times New Roman" w:hAnsi="Times New Roman"/>
              </w:rPr>
              <w:t>)</w:t>
            </w:r>
          </w:p>
        </w:tc>
        <w:tc>
          <w:tcPr>
            <w:tcW w:w="3511" w:type="pct"/>
            <w:gridSpan w:val="4"/>
          </w:tcPr>
          <w:p w:rsidR="003B7112" w:rsidRDefault="003B7112">
            <w:pPr>
              <w:spacing w:line="340" w:lineRule="atLeast"/>
              <w:jc w:val="both"/>
              <w:rPr>
                <w:rFonts w:ascii="Times New Roman" w:hAnsi="Times New Roman" w:hint="eastAsia"/>
              </w:rPr>
            </w:pPr>
            <w:r>
              <w:rPr>
                <w:rFonts w:ascii="Times New Roman" w:hAnsi="Times New Roman" w:hint="eastAsia"/>
              </w:rPr>
              <w:t>The land and the Development are notionally divided into</w:t>
            </w:r>
            <w:r>
              <w:rPr>
                <w:rFonts w:ascii="Times New Roman" w:hAnsi="Times New Roman"/>
              </w:rPr>
              <w:t xml:space="preserve"> undivided shares, such shares being subject to adjustment by the Vendor under </w:t>
            </w:r>
            <w:r>
              <w:rPr>
                <w:rFonts w:ascii="Times New Roman" w:hAnsi="Times New Roman" w:hint="eastAsia"/>
              </w:rPr>
              <w:t>c</w:t>
            </w:r>
            <w:r>
              <w:rPr>
                <w:rFonts w:ascii="Times New Roman" w:hAnsi="Times New Roman"/>
              </w:rPr>
              <w:t>lause 2</w:t>
            </w:r>
            <w:r>
              <w:rPr>
                <w:rFonts w:ascii="Times New Roman" w:hAnsi="Times New Roman" w:hint="eastAsia"/>
              </w:rPr>
              <w:t>2</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r>
              <w:rPr>
                <w:rFonts w:ascii="Times New Roman" w:hAnsi="Times New Roman"/>
              </w:rPr>
              <w:t>(</w:t>
            </w:r>
            <w:r>
              <w:rPr>
                <w:rFonts w:ascii="Times New Roman" w:hAnsi="Times New Roman" w:hint="eastAsia"/>
              </w:rPr>
              <w:t>4</w:t>
            </w:r>
            <w:r>
              <w:rPr>
                <w:rFonts w:ascii="Times New Roman" w:hAnsi="Times New Roman"/>
              </w:rPr>
              <w:t>)</w:t>
            </w:r>
          </w:p>
        </w:tc>
        <w:tc>
          <w:tcPr>
            <w:tcW w:w="3511" w:type="pct"/>
            <w:gridSpan w:val="4"/>
          </w:tcPr>
          <w:p w:rsidR="003B7112" w:rsidRDefault="003B7112">
            <w:pPr>
              <w:spacing w:line="340" w:lineRule="atLeast"/>
              <w:jc w:val="both"/>
              <w:rPr>
                <w:rFonts w:ascii="Times New Roman" w:hAnsi="Times New Roman" w:hint="eastAsia"/>
              </w:rPr>
            </w:pPr>
            <w:r>
              <w:rPr>
                <w:rFonts w:ascii="Times New Roman" w:hAnsi="Times New Roman"/>
              </w:rPr>
              <w:t>The Vendor has obtained the consent of the Director of Lands to enter into (inter alia) this Agreement for the sale of the Property.</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845" w:type="pct"/>
            <w:gridSpan w:val="5"/>
          </w:tcPr>
          <w:p w:rsidR="003B7112" w:rsidRDefault="003B7112">
            <w:pPr>
              <w:spacing w:line="340" w:lineRule="atLeast"/>
              <w:jc w:val="both"/>
              <w:rPr>
                <w:rFonts w:ascii="Times New Roman" w:hAnsi="Times New Roman"/>
              </w:rPr>
            </w:pPr>
            <w:r>
              <w:rPr>
                <w:rFonts w:ascii="Times New Roman" w:hAnsi="Times New Roman"/>
              </w:rPr>
              <w:t>NOW IT IS AGREED AS FOLLOWS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Interpretation</w:t>
            </w:r>
          </w:p>
        </w:tc>
        <w:tc>
          <w:tcPr>
            <w:tcW w:w="334" w:type="pct"/>
          </w:tcPr>
          <w:p w:rsidR="003B7112" w:rsidRDefault="003B7112">
            <w:pPr>
              <w:spacing w:line="340" w:lineRule="atLeast"/>
              <w:jc w:val="both"/>
              <w:rPr>
                <w:rFonts w:ascii="Times New Roman" w:hAnsi="Times New Roman"/>
              </w:rPr>
            </w:pPr>
            <w:r>
              <w:rPr>
                <w:rFonts w:ascii="Times New Roman" w:hAnsi="Times New Roman"/>
              </w:rPr>
              <w:t>1.</w:t>
            </w:r>
          </w:p>
        </w:tc>
        <w:tc>
          <w:tcPr>
            <w:tcW w:w="224" w:type="pct"/>
          </w:tcPr>
          <w:p w:rsidR="003B7112" w:rsidRDefault="003B7112">
            <w:pPr>
              <w:spacing w:line="340" w:lineRule="atLeast"/>
              <w:jc w:val="both"/>
              <w:rPr>
                <w:rFonts w:ascii="Times New Roman" w:hAnsi="Times New Roman"/>
              </w:rPr>
            </w:pPr>
            <w:r>
              <w:rPr>
                <w:rFonts w:ascii="Times New Roman" w:hAnsi="Times New Roman"/>
              </w:rPr>
              <w:t>(1)</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rPr>
              <w:t>In this Agreement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Authorized Person</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w:t>
            </w:r>
            <w:r>
              <w:rPr>
                <w:rFonts w:ascii="Times New Roman" w:hAnsi="Times New Roman"/>
              </w:rPr>
              <w:t xml:space="preserve">authorized person </w:t>
            </w:r>
            <w:r>
              <w:rPr>
                <w:rFonts w:ascii="Times New Roman" w:hAnsi="Times New Roman" w:hint="eastAsia"/>
              </w:rPr>
              <w:t xml:space="preserve">of the </w:t>
            </w:r>
            <w:r>
              <w:rPr>
                <w:rFonts w:ascii="Times New Roman" w:hAnsi="Times New Roman" w:hint="eastAsia"/>
                <w:sz w:val="28"/>
                <w:vertAlign w:val="superscript"/>
              </w:rPr>
              <w:lastRenderedPageBreak/>
              <w:sym w:font="Symbol" w:char="F067"/>
            </w:r>
            <w:r>
              <w:rPr>
                <w:rFonts w:ascii="Times New Roman" w:hAnsi="Times New Roman" w:hint="eastAsia"/>
              </w:rPr>
              <w:t>Phase/Development within the meaning given by section 2 of the Residential Properties (First-hand Sales) Ordinance (19 of 2012);</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491" w:type="pct"/>
            <w:gridSpan w:val="2"/>
          </w:tcPr>
          <w:p w:rsidR="003B7112" w:rsidRDefault="003B7112">
            <w:pPr>
              <w:spacing w:line="340" w:lineRule="atLeast"/>
              <w:ind w:firstLineChars="133" w:firstLine="372"/>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Building Mortgage</w:t>
            </w:r>
            <w:r>
              <w:rPr>
                <w:rFonts w:ascii="Times New Roman" w:hAnsi="Times New Roman"/>
              </w:rPr>
              <w:sym w:font="Times New Roman" w:char="201D"/>
            </w:r>
            <w:r>
              <w:rPr>
                <w:rFonts w:ascii="Times New Roman" w:hAnsi="Times New Roman"/>
              </w:rPr>
              <w:t xml:space="preserve"> means the [</w:t>
            </w:r>
            <w:r>
              <w:rPr>
                <w:rFonts w:ascii="Times New Roman" w:hAnsi="Times New Roman"/>
                <w:i/>
                <w:iCs/>
              </w:rPr>
              <w:t>insert description of the instrument</w:t>
            </w:r>
            <w:r>
              <w:rPr>
                <w:rFonts w:ascii="Times New Roman" w:hAnsi="Times New Roman"/>
              </w:rPr>
              <w:t>] dated [</w:t>
            </w:r>
            <w:r>
              <w:rPr>
                <w:rFonts w:ascii="Times New Roman" w:hAnsi="Times New Roman"/>
                <w:i/>
                <w:iCs/>
              </w:rPr>
              <w:t>insert date of instrument</w:t>
            </w:r>
            <w:r>
              <w:rPr>
                <w:rFonts w:ascii="Times New Roman" w:hAnsi="Times New Roman" w:hint="eastAsia"/>
              </w:rPr>
              <w:t xml:space="preserve">] and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rPr>
              <w:t>(c)</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building plans</w:t>
            </w:r>
            <w:r>
              <w:rPr>
                <w:rFonts w:ascii="Times New Roman" w:hAnsi="Times New Roman"/>
              </w:rPr>
              <w:sym w:font="Times New Roman" w:char="201D"/>
            </w:r>
            <w:r>
              <w:rPr>
                <w:rFonts w:ascii="Times New Roman" w:hAnsi="Times New Roman" w:hint="eastAsia"/>
              </w:rPr>
              <w:t xml:space="preserve"> -</w:t>
            </w:r>
          </w:p>
          <w:p w:rsidR="003B7112" w:rsidRDefault="003B7112">
            <w:pPr>
              <w:spacing w:line="340" w:lineRule="atLeast"/>
              <w:jc w:val="both"/>
              <w:rPr>
                <w:rFonts w:ascii="Times New Roman" w:hAnsi="Times New Roman" w:hint="eastAsia"/>
              </w:rPr>
            </w:pPr>
          </w:p>
          <w:p w:rsidR="003B7112" w:rsidRDefault="003B7112">
            <w:pPr>
              <w:spacing w:line="340" w:lineRule="atLeast"/>
              <w:ind w:left="511" w:hanging="511"/>
              <w:jc w:val="both"/>
              <w:rPr>
                <w:rFonts w:ascii="Times New Roman" w:hAnsi="Times New Roman" w:hint="eastAsia"/>
              </w:rPr>
            </w:pPr>
            <w:r>
              <w:rPr>
                <w:rFonts w:ascii="Times New Roman" w:hAnsi="Times New Roman" w:hint="eastAsia"/>
              </w:rPr>
              <w:t>(i)</w:t>
            </w:r>
            <w:r>
              <w:rPr>
                <w:rFonts w:ascii="Times New Roman" w:hAnsi="Times New Roman"/>
              </w:rPr>
              <w:t xml:space="preserve"> </w:t>
            </w:r>
            <w:r>
              <w:rPr>
                <w:rFonts w:ascii="Times New Roman" w:hAnsi="Times New Roman" w:hint="eastAsia"/>
              </w:rPr>
              <w:tab/>
            </w:r>
            <w:r>
              <w:rPr>
                <w:rFonts w:ascii="Times New Roman" w:hAnsi="Times New Roman"/>
              </w:rPr>
              <w:t xml:space="preserve">means the plans prepared by the Authorized Person </w:t>
            </w:r>
            <w:r>
              <w:rPr>
                <w:rFonts w:ascii="Times New Roman" w:hAnsi="Times New Roman" w:hint="eastAsia"/>
              </w:rPr>
              <w:t xml:space="preserve">in respect of the </w:t>
            </w:r>
            <w:r>
              <w:rPr>
                <w:rFonts w:ascii="Times New Roman" w:hAnsi="Times New Roman" w:hint="eastAsia"/>
                <w:sz w:val="28"/>
                <w:vertAlign w:val="superscript"/>
              </w:rPr>
              <w:sym w:font="Symbol" w:char="F067"/>
            </w:r>
            <w:r>
              <w:rPr>
                <w:rFonts w:ascii="Times New Roman" w:hAnsi="Times New Roman" w:hint="eastAsia"/>
              </w:rPr>
              <w:t xml:space="preserve">Phase/Development </w:t>
            </w:r>
            <w:r>
              <w:rPr>
                <w:rFonts w:ascii="Times New Roman" w:hAnsi="Times New Roman"/>
              </w:rPr>
              <w:t>and approved by the Building Authority</w:t>
            </w:r>
            <w:r>
              <w:rPr>
                <w:rFonts w:ascii="Times New Roman" w:hAnsi="Times New Roman" w:hint="eastAsia"/>
              </w:rPr>
              <w:t>;</w:t>
            </w:r>
            <w:r>
              <w:rPr>
                <w:rFonts w:ascii="Times New Roman" w:hAnsi="Times New Roman"/>
              </w:rPr>
              <w:t xml:space="preserve"> and</w:t>
            </w:r>
          </w:p>
          <w:p w:rsidR="003B7112" w:rsidRDefault="003B7112">
            <w:pPr>
              <w:spacing w:line="340" w:lineRule="atLeast"/>
              <w:ind w:left="511" w:hanging="511"/>
              <w:jc w:val="both"/>
              <w:rPr>
                <w:rFonts w:ascii="Times New Roman" w:hAnsi="Times New Roman" w:hint="eastAsia"/>
              </w:rPr>
            </w:pPr>
          </w:p>
          <w:p w:rsidR="003B7112" w:rsidRDefault="003B7112">
            <w:pPr>
              <w:spacing w:line="340" w:lineRule="atLeast"/>
              <w:ind w:left="511" w:hanging="511"/>
              <w:jc w:val="both"/>
              <w:rPr>
                <w:rFonts w:ascii="Times New Roman" w:hAnsi="Times New Roman" w:hint="eastAsia"/>
              </w:rPr>
            </w:pPr>
            <w:r>
              <w:rPr>
                <w:rFonts w:ascii="Times New Roman" w:hAnsi="Times New Roman" w:hint="eastAsia"/>
              </w:rPr>
              <w:t>(ii)</w:t>
            </w:r>
            <w:r>
              <w:rPr>
                <w:rFonts w:ascii="Times New Roman" w:hAnsi="Times New Roman"/>
              </w:rPr>
              <w:t xml:space="preserve"> </w:t>
            </w:r>
            <w:r>
              <w:rPr>
                <w:rFonts w:ascii="Times New Roman" w:hAnsi="Times New Roman" w:hint="eastAsia"/>
              </w:rPr>
              <w:tab/>
            </w:r>
            <w:r>
              <w:rPr>
                <w:rFonts w:ascii="Times New Roman" w:hAnsi="Times New Roman"/>
              </w:rPr>
              <w:t>includes any approved amendments to</w:t>
            </w:r>
            <w:r>
              <w:rPr>
                <w:rFonts w:ascii="Times New Roman" w:hAnsi="Times New Roman" w:hint="eastAsia"/>
              </w:rPr>
              <w:t xml:space="preserve"> the plans mentioned in paragraph (i);</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(d)</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business day</w:t>
            </w:r>
            <w:r>
              <w:rPr>
                <w:rFonts w:ascii="Times New Roman" w:hAnsi="Times New Roman"/>
              </w:rPr>
              <w:t xml:space="preserve">” </w:t>
            </w:r>
            <w:r>
              <w:rPr>
                <w:rFonts w:ascii="Times New Roman" w:hAnsi="Times New Roman" w:hint="eastAsia"/>
              </w:rPr>
              <w:t xml:space="preserve">means a day </w:t>
            </w:r>
            <w:r>
              <w:rPr>
                <w:rFonts w:ascii="Times New Roman" w:hAnsi="Times New Roman"/>
              </w:rPr>
              <w:t>-</w:t>
            </w:r>
            <w:r>
              <w:rPr>
                <w:rFonts w:ascii="Times New Roman" w:hAnsi="Times New Roman" w:hint="eastAsia"/>
              </w:rPr>
              <w:t xml:space="preserve"> </w:t>
            </w:r>
          </w:p>
          <w:p w:rsidR="003B7112" w:rsidRDefault="003B7112">
            <w:pPr>
              <w:spacing w:line="340" w:lineRule="atLeast"/>
              <w:jc w:val="both"/>
              <w:rPr>
                <w:rFonts w:ascii="Times New Roman" w:hAnsi="Times New Roman"/>
              </w:rPr>
            </w:pPr>
          </w:p>
          <w:p w:rsidR="003B7112" w:rsidRDefault="003B7112">
            <w:pPr>
              <w:numPr>
                <w:ilvl w:val="0"/>
                <w:numId w:val="16"/>
              </w:numPr>
              <w:tabs>
                <w:tab w:val="clear" w:pos="720"/>
              </w:tabs>
              <w:spacing w:line="340" w:lineRule="atLeast"/>
              <w:ind w:left="458" w:hanging="458"/>
              <w:jc w:val="both"/>
              <w:rPr>
                <w:rFonts w:ascii="Times New Roman" w:hAnsi="Times New Roman" w:hint="eastAsia"/>
              </w:rPr>
            </w:pPr>
            <w:r>
              <w:rPr>
                <w:rFonts w:ascii="Times New Roman" w:hAnsi="Times New Roman" w:hint="eastAsia"/>
              </w:rPr>
              <w:t xml:space="preserve">that is not a Saturday, Sunday or public holiday; </w:t>
            </w:r>
            <w:r>
              <w:rPr>
                <w:rFonts w:ascii="Times New Roman" w:hAnsi="Times New Roman"/>
              </w:rPr>
              <w:t xml:space="preserve">         </w:t>
            </w:r>
            <w:r>
              <w:rPr>
                <w:rFonts w:ascii="Times New Roman" w:hAnsi="Times New Roman" w:hint="eastAsia"/>
              </w:rPr>
              <w:t xml:space="preserve">and </w:t>
            </w:r>
          </w:p>
          <w:p w:rsidR="003B7112" w:rsidRDefault="003B7112">
            <w:pPr>
              <w:spacing w:line="340" w:lineRule="atLeast"/>
              <w:ind w:left="458" w:hanging="458"/>
              <w:jc w:val="both"/>
              <w:rPr>
                <w:rFonts w:ascii="Times New Roman" w:hAnsi="Times New Roman" w:hint="eastAsia"/>
              </w:rPr>
            </w:pPr>
          </w:p>
          <w:p w:rsidR="003B7112" w:rsidRDefault="003B7112">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on which banks are open for business in the Hong Kong Special Administrative Region;</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(e)</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Certificate of Compliance</w:t>
            </w:r>
            <w:r>
              <w:rPr>
                <w:rFonts w:ascii="Times New Roman" w:hAnsi="Times New Roman"/>
              </w:rPr>
              <w:sym w:font="Times New Roman" w:char="201D"/>
            </w:r>
            <w:r>
              <w:rPr>
                <w:rFonts w:ascii="Times New Roman" w:hAnsi="Times New Roman"/>
              </w:rPr>
              <w:t xml:space="preserve"> means the certificate issued or to be issued by </w:t>
            </w:r>
            <w:r>
              <w:rPr>
                <w:rFonts w:ascii="Times New Roman" w:hAnsi="Times New Roman" w:hint="eastAsia"/>
              </w:rPr>
              <w:t xml:space="preserve">or on behalf of </w:t>
            </w:r>
            <w:r>
              <w:rPr>
                <w:rFonts w:ascii="Times New Roman" w:hAnsi="Times New Roman"/>
              </w:rPr>
              <w:t xml:space="preserve">the </w:t>
            </w:r>
            <w:r>
              <w:rPr>
                <w:rFonts w:ascii="Times New Roman" w:hAnsi="Times New Roman" w:hint="eastAsia"/>
              </w:rPr>
              <w:t>Director of Lands</w:t>
            </w:r>
            <w:r>
              <w:rPr>
                <w:rFonts w:ascii="Times New Roman" w:hAnsi="Times New Roman"/>
              </w:rPr>
              <w:t xml:space="preserve"> to the effect that all the positive obligations of the Vendor under the Government Grant in relation to the land have been</w:t>
            </w:r>
            <w:r>
              <w:rPr>
                <w:rFonts w:ascii="Times New Roman" w:hAnsi="Times New Roman" w:hint="eastAsia"/>
              </w:rPr>
              <w:t xml:space="preserve"> complied with</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(f)</w:t>
            </w:r>
          </w:p>
        </w:tc>
        <w:tc>
          <w:tcPr>
            <w:tcW w:w="3020" w:type="pct"/>
            <w:gridSpan w:val="2"/>
          </w:tcPr>
          <w:p w:rsidR="003B7112" w:rsidRDefault="003B7112">
            <w:pPr>
              <w:spacing w:line="340" w:lineRule="atLeast"/>
              <w:ind w:rightChars="-11" w:right="-26"/>
              <w:jc w:val="both"/>
              <w:rPr>
                <w:rFonts w:ascii="Times New Roman" w:hAnsi="Times New Roman" w:hint="eastAsia"/>
              </w:rPr>
            </w:pPr>
            <w:r>
              <w:rPr>
                <w:rFonts w:ascii="Times New Roman" w:hAnsi="Times New Roman"/>
              </w:rPr>
              <w:sym w:font="Times New Roman" w:char="201C"/>
            </w:r>
            <w:r>
              <w:rPr>
                <w:rFonts w:ascii="Times New Roman" w:hAnsi="Times New Roman"/>
              </w:rPr>
              <w:t>Construction Cost</w:t>
            </w:r>
            <w:r>
              <w:rPr>
                <w:rFonts w:ascii="Times New Roman" w:hAnsi="Times New Roman" w:hint="eastAsia"/>
              </w:rPr>
              <w:t>s</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the aggregate of</w:t>
            </w:r>
            <w:r>
              <w:rPr>
                <w:rFonts w:ascii="Times New Roman" w:hAnsi="Times New Roman"/>
              </w:rPr>
              <w:t xml:space="preserve"> -</w:t>
            </w:r>
          </w:p>
          <w:p w:rsidR="003B7112" w:rsidRDefault="003B7112">
            <w:pPr>
              <w:spacing w:line="340" w:lineRule="atLeast"/>
              <w:ind w:rightChars="-11" w:right="-26"/>
              <w:jc w:val="both"/>
              <w:rPr>
                <w:rFonts w:ascii="Times New Roman" w:hAnsi="Times New Roman" w:hint="eastAsia"/>
              </w:rPr>
            </w:pPr>
          </w:p>
          <w:p w:rsidR="003B7112" w:rsidRDefault="003B7112">
            <w:pPr>
              <w:spacing w:line="340" w:lineRule="atLeast"/>
              <w:ind w:left="432" w:rightChars="14" w:right="34" w:hangingChars="180" w:hanging="432"/>
              <w:jc w:val="both"/>
              <w:rPr>
                <w:rFonts w:ascii="Times New Roman" w:hAnsi="Times New Roman"/>
                <w:shd w:val="clear" w:color="auto" w:fill="FFFFFF"/>
              </w:rPr>
            </w:pPr>
            <w:r>
              <w:rPr>
                <w:rFonts w:ascii="Times New Roman" w:hAnsi="Times New Roman" w:hint="eastAsia"/>
              </w:rPr>
              <w:t>(i)</w:t>
            </w:r>
            <w:r>
              <w:rPr>
                <w:rFonts w:ascii="Times New Roman" w:hAnsi="Times New Roman"/>
              </w:rPr>
              <w:tab/>
              <w:t xml:space="preserve">any sum incurred or to be incurred in connection with any works done or to be done, and materials or goods supplied or to be supplied, in connection with the site formation on the land </w:t>
            </w:r>
            <w:r>
              <w:rPr>
                <w:rFonts w:ascii="Times New Roman" w:hAnsi="Times New Roman" w:hint="eastAsia"/>
              </w:rPr>
              <w:t xml:space="preserve">and </w:t>
            </w:r>
            <w:r>
              <w:rPr>
                <w:rFonts w:ascii="Times New Roman" w:hAnsi="Times New Roman"/>
              </w:rPr>
              <w:t xml:space="preserve">the substructure and superstructure construction for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communal </w:t>
            </w: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and recreational</w:t>
            </w:r>
            <w:r>
              <w:rPr>
                <w:rFonts w:ascii="Times New Roman" w:hAnsi="Times New Roman" w:hint="eastAsia"/>
              </w:rPr>
              <w:t>]</w:t>
            </w:r>
            <w:r>
              <w:rPr>
                <w:rFonts w:ascii="Times New Roman" w:hAnsi="Times New Roman"/>
              </w:rPr>
              <w:t xml:space="preserve"> facilities as set out in </w:t>
            </w:r>
            <w:r>
              <w:rPr>
                <w:rFonts w:ascii="Times New Roman" w:hAnsi="Times New Roman" w:hint="eastAsia"/>
              </w:rPr>
              <w:t>clause 32)</w:t>
            </w:r>
            <w:r>
              <w:rPr>
                <w:rFonts w:ascii="Times New Roman" w:hAnsi="Times New Roman"/>
              </w:rPr>
              <w:t xml:space="preserve">, and the </w:t>
            </w:r>
            <w:r>
              <w:rPr>
                <w:rFonts w:ascii="Times New Roman" w:hAnsi="Times New Roman"/>
              </w:rPr>
              <w:lastRenderedPageBreak/>
              <w:t xml:space="preserve">making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fit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[in so far as they relate to the Phase]</w:t>
            </w:r>
            <w:r>
              <w:rPr>
                <w:rFonts w:ascii="Times New Roman" w:hAnsi="Times New Roman"/>
                <w:shd w:val="clear" w:color="auto" w:fill="FFFFFF"/>
              </w:rPr>
              <w:t>;</w:t>
            </w:r>
          </w:p>
          <w:p w:rsidR="003B7112" w:rsidRDefault="003B7112">
            <w:pPr>
              <w:spacing w:line="340" w:lineRule="atLeast"/>
              <w:ind w:left="432" w:rightChars="-11" w:right="-26" w:hangingChars="180" w:hanging="432"/>
              <w:jc w:val="both"/>
              <w:rPr>
                <w:rFonts w:ascii="Times New Roman" w:hAnsi="Times New Roman" w:hint="eastAsia"/>
                <w:shd w:val="clear" w:color="auto" w:fill="FFFFFF"/>
              </w:rPr>
            </w:pPr>
          </w:p>
          <w:p w:rsidR="003B7112" w:rsidRDefault="003B7112">
            <w:pPr>
              <w:numPr>
                <w:ilvl w:val="0"/>
                <w:numId w:val="16"/>
              </w:numPr>
              <w:tabs>
                <w:tab w:val="clear" w:pos="720"/>
              </w:tabs>
              <w:spacing w:line="340" w:lineRule="atLeast"/>
              <w:ind w:left="432" w:hangingChars="180" w:hanging="432"/>
              <w:jc w:val="both"/>
              <w:rPr>
                <w:rFonts w:ascii="Times New Roman" w:hAnsi="Times New Roman" w:hint="eastAsia"/>
              </w:rPr>
            </w:pPr>
            <w:r>
              <w:rPr>
                <w:rFonts w:ascii="Times New Roman" w:hAnsi="Times New Roman"/>
              </w:rPr>
              <w:t>any sums needed to be incurred by the Vendor to install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w:t>
            </w:r>
            <w:r>
              <w:rPr>
                <w:rFonts w:ascii="Times New Roman" w:hAnsi="Times New Roman"/>
              </w:rPr>
              <w:t xml:space="preserve">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w:t>
            </w:r>
            <w:r>
              <w:rPr>
                <w:rFonts w:ascii="Times New Roman" w:hAnsi="Times New Roman" w:hint="eastAsia"/>
              </w:rPr>
              <w:t>f</w:t>
            </w:r>
            <w:r>
              <w:rPr>
                <w:rFonts w:ascii="Times New Roman" w:hAnsi="Times New Roman"/>
              </w:rPr>
              <w:t>ittings</w:t>
            </w:r>
            <w:r>
              <w:rPr>
                <w:rFonts w:ascii="Times New Roman" w:hAnsi="Times New Roman" w:hint="eastAsia"/>
              </w:rPr>
              <w:t>,</w:t>
            </w:r>
            <w:r>
              <w:rPr>
                <w:rFonts w:ascii="Times New Roman" w:hAnsi="Times New Roman"/>
              </w:rPr>
              <w:t xml:space="preserve"> </w:t>
            </w:r>
            <w:r>
              <w:rPr>
                <w:rFonts w:ascii="Times New Roman" w:hAnsi="Times New Roman" w:hint="eastAsia"/>
              </w:rPr>
              <w:t>f</w:t>
            </w:r>
            <w:r>
              <w:rPr>
                <w:rFonts w:ascii="Times New Roman" w:hAnsi="Times New Roman"/>
              </w:rPr>
              <w:t xml:space="preserve">inishes </w:t>
            </w:r>
            <w:r>
              <w:rPr>
                <w:rFonts w:ascii="Times New Roman" w:hAnsi="Times New Roman" w:hint="eastAsia"/>
              </w:rPr>
              <w:t>and appliances a</w:t>
            </w:r>
            <w:r>
              <w:rPr>
                <w:rFonts w:ascii="Times New Roman" w:hAnsi="Times New Roman"/>
              </w:rPr>
              <w:t>s</w:t>
            </w:r>
            <w:r>
              <w:rPr>
                <w:rFonts w:ascii="Times New Roman" w:hAnsi="Times New Roman" w:hint="eastAsia"/>
              </w:rPr>
              <w:t xml:space="preserve"> set out</w:t>
            </w:r>
            <w:r>
              <w:rPr>
                <w:rFonts w:ascii="Times New Roman" w:hAnsi="Times New Roman"/>
              </w:rPr>
              <w:t xml:space="preserve"> in </w:t>
            </w:r>
            <w:r>
              <w:rPr>
                <w:rFonts w:ascii="Times New Roman" w:hAnsi="Times New Roman" w:hint="eastAsia"/>
              </w:rPr>
              <w:t>clause 31</w:t>
            </w:r>
            <w:r>
              <w:rPr>
                <w:rFonts w:ascii="Times New Roman" w:hAnsi="Times New Roman"/>
              </w:rPr>
              <w:t xml:space="preserve">) and in making every unit in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Development ready for handover to purchasers on completion of the sale and purchase</w:t>
            </w:r>
            <w:r>
              <w:rPr>
                <w:rFonts w:ascii="Times New Roman" w:hAnsi="Times New Roman" w:hint="eastAsia"/>
              </w:rPr>
              <w:t>;</w:t>
            </w:r>
            <w:r>
              <w:rPr>
                <w:rFonts w:ascii="Times New Roman" w:hAnsi="Times New Roman"/>
              </w:rPr>
              <w:t xml:space="preserve"> and</w:t>
            </w:r>
          </w:p>
          <w:p w:rsidR="003B7112" w:rsidRDefault="003B7112">
            <w:pPr>
              <w:spacing w:line="340" w:lineRule="atLeast"/>
              <w:ind w:left="432" w:hangingChars="180" w:hanging="432"/>
              <w:jc w:val="both"/>
              <w:rPr>
                <w:rFonts w:ascii="Times New Roman" w:hAnsi="Times New Roman" w:hint="eastAsia"/>
              </w:rPr>
            </w:pPr>
          </w:p>
          <w:p w:rsidR="003B7112" w:rsidRDefault="003B7112">
            <w:pPr>
              <w:spacing w:line="340" w:lineRule="atLeast"/>
              <w:ind w:left="432" w:hangingChars="180" w:hanging="432"/>
              <w:jc w:val="both"/>
              <w:rPr>
                <w:rFonts w:ascii="Times New Roman" w:hAnsi="Times New Roman"/>
              </w:rPr>
            </w:pPr>
            <w:r>
              <w:rPr>
                <w:rFonts w:ascii="Times New Roman" w:hAnsi="Times New Roman" w:hint="eastAsia"/>
              </w:rPr>
              <w:t>(iii)</w:t>
            </w:r>
            <w:r>
              <w:rPr>
                <w:rFonts w:ascii="Times New Roman" w:hAnsi="Times New Roman"/>
              </w:rPr>
              <w:tab/>
            </w:r>
            <w:r>
              <w:rPr>
                <w:rFonts w:ascii="Times New Roman" w:hAnsi="Times New Roman"/>
                <w:shd w:val="clear" w:color="auto" w:fill="FFFFFF"/>
              </w:rPr>
              <w:t>any other sums (excluding Professional Fees</w:t>
            </w:r>
            <w:r>
              <w:rPr>
                <w:rFonts w:ascii="Times New Roman" w:hAnsi="Times New Roman" w:hint="eastAsia"/>
                <w:shd w:val="clear" w:color="auto" w:fill="FFFFFF"/>
              </w:rPr>
              <w:t>)</w:t>
            </w:r>
            <w:r>
              <w:rPr>
                <w:rFonts w:ascii="Times New Roman" w:hAnsi="Times New Roman"/>
                <w:shd w:val="clear" w:color="auto" w:fill="FFFFFF"/>
              </w:rPr>
              <w:t xml:space="preserve"> which in the </w:t>
            </w:r>
            <w:r>
              <w:rPr>
                <w:rFonts w:ascii="Times New Roman" w:hAnsi="Times New Roman"/>
              </w:rPr>
              <w:t>reasonable opinion of the Authori</w:t>
            </w:r>
            <w:r>
              <w:rPr>
                <w:rFonts w:ascii="Times New Roman" w:hAnsi="Times New Roman" w:hint="eastAsia"/>
              </w:rPr>
              <w:t>z</w:t>
            </w:r>
            <w:r>
              <w:rPr>
                <w:rFonts w:ascii="Times New Roman" w:hAnsi="Times New Roman"/>
              </w:rPr>
              <w:t xml:space="preserve">ed Person needed to be incurred to complete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[in so far as they relate to the Phase]</w:t>
            </w:r>
            <w:r>
              <w:rPr>
                <w:rFonts w:ascii="Times New Roman" w:hAnsi="Times New Roman" w:hint="eastAsia"/>
                <w:shd w:val="clear" w:color="auto" w:fill="FFFFFF"/>
              </w:rPr>
              <w:t xml:space="preserve"> </w:t>
            </w:r>
            <w:r>
              <w:rPr>
                <w:rFonts w:ascii="Times New Roman" w:hAnsi="Times New Roman"/>
                <w:shd w:val="clear" w:color="auto" w:fill="FFFFFF"/>
              </w:rPr>
              <w:t>and this Agreement</w:t>
            </w:r>
            <w:r>
              <w:rPr>
                <w:rFonts w:ascii="Times New Roman" w:hAnsi="Times New Roman" w:hint="eastAsia"/>
                <w:shd w:val="clear" w:color="auto" w:fill="FFFFFF"/>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(g)</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Deed of Mutual Covenant</w:t>
            </w:r>
            <w:r>
              <w:rPr>
                <w:rFonts w:ascii="Times New Roman" w:hAnsi="Times New Roman"/>
              </w:rPr>
              <w:sym w:font="Times New Roman" w:char="201D"/>
            </w:r>
            <w:r>
              <w:rPr>
                <w:rFonts w:ascii="Times New Roman" w:hAnsi="Times New Roman"/>
              </w:rPr>
              <w:t xml:space="preserve"> means the document to be registered in the Land Registry which </w:t>
            </w:r>
            <w:r>
              <w:rPr>
                <w:rFonts w:ascii="Times New Roman" w:hAnsi="Times New Roman" w:hint="eastAsia"/>
              </w:rPr>
              <w:t xml:space="preserve">defines </w:t>
            </w:r>
            <w:r>
              <w:rPr>
                <w:rFonts w:ascii="Times New Roman" w:hAnsi="Times New Roman"/>
              </w:rPr>
              <w:t>the rights, interests and obligations of all or any of the co-owners of the land and the Development among themselves and incorporates a Management Agreement (if any)</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(h)</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Development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i/>
                <w:iCs/>
              </w:rPr>
              <w:t xml:space="preserve">insert </w:t>
            </w:r>
            <w:r>
              <w:rPr>
                <w:rFonts w:ascii="Times New Roman" w:hAnsi="Times New Roman"/>
                <w:i/>
                <w:iCs/>
              </w:rPr>
              <w:t>brief description of the development giving as much information as reasonably practicable so that a purchaser will have a general understanding as to the nature and composition of the development, the communal and recreational</w:t>
            </w:r>
            <w:r>
              <w:rPr>
                <w:rFonts w:ascii="Times New Roman" w:hAnsi="Times New Roman" w:hint="eastAsia"/>
                <w:i/>
                <w:iCs/>
              </w:rPr>
              <w:t xml:space="preserve"> </w:t>
            </w:r>
            <w:r>
              <w:rPr>
                <w:rFonts w:ascii="Times New Roman" w:hAnsi="Times New Roman"/>
                <w:i/>
                <w:iCs/>
              </w:rPr>
              <w:t xml:space="preserve">facilities </w:t>
            </w:r>
            <w:r>
              <w:rPr>
                <w:rFonts w:ascii="Times New Roman" w:hAnsi="Times New Roman" w:hint="eastAsia"/>
                <w:i/>
                <w:iCs/>
              </w:rPr>
              <w:t xml:space="preserve">(if any) </w:t>
            </w:r>
            <w:r>
              <w:rPr>
                <w:rFonts w:ascii="Times New Roman" w:hAnsi="Times New Roman"/>
                <w:i/>
                <w:iCs/>
              </w:rPr>
              <w:t xml:space="preserve">provided </w:t>
            </w:r>
            <w:r>
              <w:rPr>
                <w:rFonts w:ascii="Times New Roman" w:hAnsi="Times New Roman" w:hint="eastAsia"/>
                <w:i/>
                <w:iCs/>
              </w:rPr>
              <w:t>in the development</w:t>
            </w:r>
            <w:r>
              <w:rPr>
                <w:rFonts w:ascii="Times New Roman" w:hAnsi="Times New Roman"/>
                <w:i/>
                <w:iCs/>
              </w:rPr>
              <w:t>, and</w:t>
            </w:r>
            <w:r>
              <w:rPr>
                <w:rFonts w:ascii="Times New Roman" w:hAnsi="Times New Roman" w:hint="eastAsia"/>
                <w:i/>
                <w:iCs/>
              </w:rPr>
              <w:t xml:space="preserve"> </w:t>
            </w:r>
            <w:r>
              <w:rPr>
                <w:rFonts w:ascii="Times New Roman" w:hAnsi="Times New Roman"/>
                <w:i/>
                <w:iCs/>
              </w:rPr>
              <w:t>other special features (if any), etc</w:t>
            </w:r>
            <w:r>
              <w:rPr>
                <w:rFonts w:ascii="Times New Roman" w:hAnsi="Times New Roman"/>
              </w:rPr>
              <w:t xml:space="preserve">.] now being constructed or to be constructed on the land and intended to be known as </w:t>
            </w:r>
            <w:r>
              <w:rPr>
                <w:rFonts w:ascii="Times New Roman" w:hAnsi="Times New Roman"/>
              </w:rPr>
              <w:sym w:font="Times New Roman" w:char="201C"/>
            </w:r>
            <w:r>
              <w:rPr>
                <w:rFonts w:ascii="Times New Roman" w:hAnsi="Times New Roman"/>
              </w:rPr>
              <w:t>[</w:t>
            </w:r>
            <w:r>
              <w:rPr>
                <w:rFonts w:ascii="Times New Roman" w:hAnsi="Times New Roman"/>
                <w:i/>
                <w:iCs/>
              </w:rPr>
              <w:t>insert name of the development</w:t>
            </w:r>
            <w:r>
              <w:rPr>
                <w:rFonts w:ascii="Times New Roman" w:hAnsi="Times New Roman"/>
              </w:rPr>
              <w:t>]</w:t>
            </w:r>
            <w:r>
              <w:rPr>
                <w:rFonts w:ascii="Times New Roman" w:hAnsi="Times New Roman"/>
              </w:rPr>
              <w:sym w:font="Times New Roman" w:char="201D"/>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i</w:t>
            </w:r>
            <w:r>
              <w:rPr>
                <w:rFonts w:ascii="Times New Roman" w:hAnsi="Times New Roman"/>
              </w:rPr>
              <w:t>)</w:t>
            </w:r>
          </w:p>
        </w:tc>
        <w:tc>
          <w:tcPr>
            <w:tcW w:w="3020" w:type="pct"/>
            <w:gridSpan w:val="2"/>
          </w:tcPr>
          <w:p w:rsidR="003B7112" w:rsidRDefault="003B7112">
            <w:pPr>
              <w:spacing w:line="340" w:lineRule="atLeast"/>
              <w:ind w:left="482" w:hanging="482"/>
              <w:jc w:val="both"/>
              <w:rPr>
                <w:rFonts w:ascii="Times New Roman" w:hAnsi="Times New Roman" w:hint="eastAsia"/>
              </w:rPr>
            </w:pPr>
            <w:r>
              <w:rPr>
                <w:rFonts w:ascii="Times New Roman" w:hAnsi="Times New Roman"/>
              </w:rPr>
              <w:sym w:font="Times New Roman" w:char="201C"/>
            </w:r>
            <w:r>
              <w:rPr>
                <w:rFonts w:ascii="Times New Roman" w:hAnsi="Times New Roman"/>
              </w:rPr>
              <w:t>Exclusion Order</w:t>
            </w:r>
            <w:r>
              <w:rPr>
                <w:rFonts w:ascii="Times New Roman" w:hAnsi="Times New Roman"/>
              </w:rPr>
              <w:sym w:font="Times New Roman" w:char="201D"/>
            </w:r>
            <w:r>
              <w:rPr>
                <w:rFonts w:ascii="Times New Roman" w:hAnsi="Times New Roman"/>
              </w:rPr>
              <w:t xml:space="preserve"> </w:t>
            </w:r>
            <w:r>
              <w:rPr>
                <w:rFonts w:ascii="Times New Roman" w:hAnsi="Times New Roman" w:hint="eastAsia"/>
              </w:rPr>
              <w:t>-</w:t>
            </w:r>
          </w:p>
          <w:p w:rsidR="003B7112" w:rsidRDefault="003B7112">
            <w:pPr>
              <w:spacing w:line="340" w:lineRule="atLeast"/>
              <w:ind w:left="482" w:hanging="482"/>
              <w:jc w:val="both"/>
              <w:rPr>
                <w:rFonts w:ascii="Times New Roman" w:hAnsi="Times New Roman" w:hint="eastAsia"/>
              </w:rPr>
            </w:pPr>
          </w:p>
          <w:p w:rsidR="003B7112" w:rsidRDefault="003B7112">
            <w:pPr>
              <w:spacing w:line="340" w:lineRule="atLeast"/>
              <w:ind w:left="482" w:hanging="482"/>
              <w:jc w:val="both"/>
              <w:rPr>
                <w:rFonts w:ascii="Times New Roman" w:hAnsi="Times New Roman" w:hint="eastAsia"/>
              </w:rPr>
            </w:pPr>
            <w:r>
              <w:rPr>
                <w:rFonts w:ascii="Times New Roman" w:hAnsi="Times New Roman" w:hint="eastAsia"/>
              </w:rPr>
              <w:t>(i)</w:t>
            </w:r>
            <w:r>
              <w:rPr>
                <w:rFonts w:ascii="Times New Roman" w:hAnsi="Times New Roman"/>
              </w:rPr>
              <w:tab/>
              <w:t>means the Exclusion Order dated [</w:t>
            </w:r>
            <w:r>
              <w:rPr>
                <w:rFonts w:ascii="Times New Roman" w:hAnsi="Times New Roman"/>
                <w:i/>
                <w:iCs/>
              </w:rPr>
              <w:t>insert date of instrument</w:t>
            </w:r>
            <w:r>
              <w:rPr>
                <w:rFonts w:ascii="Times New Roman" w:hAnsi="Times New Roman"/>
              </w:rPr>
              <w:t>] and 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 xml:space="preserve">; and </w:t>
            </w:r>
          </w:p>
          <w:p w:rsidR="003B7112" w:rsidRDefault="003B7112">
            <w:pPr>
              <w:spacing w:line="340" w:lineRule="atLeast"/>
              <w:ind w:left="482" w:hanging="482"/>
              <w:jc w:val="both"/>
              <w:rPr>
                <w:rFonts w:ascii="Times New Roman" w:hAnsi="Times New Roman" w:hint="eastAsia"/>
              </w:rPr>
            </w:pPr>
          </w:p>
          <w:p w:rsidR="003B7112" w:rsidRDefault="003B7112">
            <w:pPr>
              <w:spacing w:line="340" w:lineRule="atLeast"/>
              <w:jc w:val="both"/>
              <w:rPr>
                <w:rFonts w:ascii="Times New Roman" w:hAnsi="Times New Roman" w:hint="eastAsia"/>
              </w:rPr>
            </w:pPr>
            <w:r>
              <w:rPr>
                <w:rFonts w:ascii="Times New Roman" w:hAnsi="Times New Roman" w:hint="eastAsia"/>
              </w:rPr>
              <w:t>(ii)</w:t>
            </w:r>
            <w:r>
              <w:rPr>
                <w:rFonts w:ascii="Times New Roman" w:hAnsi="Times New Roman"/>
              </w:rPr>
              <w:tab/>
            </w:r>
            <w:r>
              <w:rPr>
                <w:rFonts w:ascii="Times New Roman" w:hAnsi="Times New Roman" w:hint="eastAsia"/>
              </w:rPr>
              <w:t>includes any order amending that Exclusion Order;]</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491" w:type="pct"/>
            <w:gridSpan w:val="2"/>
          </w:tcPr>
          <w:p w:rsidR="003B7112" w:rsidRDefault="003B7112">
            <w:pPr>
              <w:spacing w:line="340" w:lineRule="atLeast"/>
              <w:ind w:firstLineChars="135" w:firstLine="374"/>
              <w:jc w:val="both"/>
              <w:rPr>
                <w:rFonts w:ascii="Times New Roman" w:hAnsi="Times New Roman"/>
              </w:rPr>
            </w:pPr>
            <w:r>
              <w:rPr>
                <w:rFonts w:ascii="Times New Roman" w:hAnsi="Times New Roman"/>
                <w:w w:val="99"/>
                <w:sz w:val="28"/>
                <w:szCs w:val="21"/>
                <w:vertAlign w:val="superscript"/>
              </w:rPr>
              <w:sym w:font="Symbol" w:char="F064"/>
            </w:r>
            <w:r>
              <w:rPr>
                <w:rFonts w:ascii="Times New Roman" w:hAnsi="Times New Roman"/>
                <w:w w:val="99"/>
                <w:sz w:val="28"/>
                <w:szCs w:val="21"/>
                <w:vertAlign w:val="superscript"/>
              </w:rPr>
              <w:sym w:font="Symbol" w:char="F02A"/>
            </w:r>
            <w:r>
              <w:rPr>
                <w:rFonts w:ascii="Times New Roman" w:hAnsi="Times New Roman" w:hint="eastAsia"/>
                <w:w w:val="99"/>
              </w:rPr>
              <w:t>[</w:t>
            </w:r>
            <w:r>
              <w:rPr>
                <w:rFonts w:ascii="Times New Roman" w:hAnsi="Times New Roman"/>
                <w:w w:val="99"/>
              </w:rPr>
              <w:t>(</w:t>
            </w:r>
            <w:r>
              <w:rPr>
                <w:rFonts w:ascii="Times New Roman" w:hAnsi="Times New Roman" w:hint="eastAsia"/>
                <w:w w:val="99"/>
              </w:rPr>
              <w:t>j</w:t>
            </w:r>
            <w:r>
              <w:rPr>
                <w:rFonts w:ascii="Times New Roman" w:hAnsi="Times New Roman"/>
              </w:rPr>
              <w:t>)</w:t>
            </w:r>
          </w:p>
        </w:tc>
        <w:tc>
          <w:tcPr>
            <w:tcW w:w="3020" w:type="pct"/>
            <w:gridSpan w:val="2"/>
          </w:tcPr>
          <w:p w:rsidR="003B7112" w:rsidRDefault="003B7112">
            <w:pPr>
              <w:spacing w:line="340" w:lineRule="atLeast"/>
              <w:ind w:left="482" w:hanging="482"/>
              <w:jc w:val="both"/>
              <w:rPr>
                <w:rFonts w:ascii="Times New Roman" w:hAnsi="Times New Roman" w:hint="eastAsia"/>
              </w:rPr>
            </w:pPr>
            <w:r>
              <w:rPr>
                <w:rFonts w:ascii="Times New Roman" w:hAnsi="Times New Roman"/>
              </w:rPr>
              <w:sym w:font="Times New Roman" w:char="201C"/>
            </w:r>
            <w:r>
              <w:rPr>
                <w:rFonts w:ascii="Times New Roman" w:hAnsi="Times New Roman"/>
              </w:rPr>
              <w:t>expiry date of the Building Covenant Period</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w:t>
            </w:r>
            <w:r>
              <w:rPr>
                <w:rFonts w:ascii="Times New Roman" w:hAnsi="Times New Roman"/>
              </w:rPr>
              <w:t xml:space="preserve"> </w:t>
            </w:r>
          </w:p>
          <w:p w:rsidR="003B7112" w:rsidRDefault="003B7112">
            <w:pPr>
              <w:spacing w:line="340" w:lineRule="atLeast"/>
              <w:ind w:left="482" w:hanging="482"/>
              <w:jc w:val="both"/>
              <w:rPr>
                <w:rFonts w:ascii="Times New Roman" w:hAnsi="Times New Roman" w:hint="eastAsia"/>
              </w:rPr>
            </w:pPr>
          </w:p>
          <w:p w:rsidR="003B7112" w:rsidRDefault="003B7112">
            <w:pPr>
              <w:numPr>
                <w:ilvl w:val="0"/>
                <w:numId w:val="12"/>
              </w:numPr>
              <w:tabs>
                <w:tab w:val="clear" w:pos="720"/>
              </w:tabs>
              <w:spacing w:line="340" w:lineRule="atLeast"/>
              <w:ind w:left="458" w:hanging="458"/>
              <w:jc w:val="both"/>
              <w:rPr>
                <w:rFonts w:ascii="Times New Roman" w:hAnsi="Times New Roman" w:hint="eastAsia"/>
              </w:rPr>
            </w:pPr>
            <w:r>
              <w:rPr>
                <w:rFonts w:ascii="Times New Roman" w:hAnsi="Times New Roman"/>
              </w:rPr>
              <w:t xml:space="preserve">the </w:t>
            </w:r>
            <w:r>
              <w:rPr>
                <w:rFonts w:ascii="Times New Roman" w:hAnsi="Times New Roman" w:hint="eastAsia"/>
              </w:rPr>
              <w:t xml:space="preserve">last day of the period within </w:t>
            </w:r>
            <w:r>
              <w:rPr>
                <w:rFonts w:ascii="Times New Roman" w:hAnsi="Times New Roman"/>
              </w:rPr>
              <w:t xml:space="preserve">which the Development is required to be completed under the </w:t>
            </w:r>
            <w:r>
              <w:rPr>
                <w:rFonts w:ascii="Times New Roman" w:hAnsi="Times New Roman"/>
                <w:sz w:val="28"/>
                <w:szCs w:val="21"/>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xml:space="preserve"> or </w:t>
            </w:r>
          </w:p>
          <w:p w:rsidR="003B7112" w:rsidRDefault="003B7112">
            <w:pPr>
              <w:spacing w:line="340" w:lineRule="atLeast"/>
              <w:ind w:left="458" w:hanging="458"/>
              <w:jc w:val="both"/>
              <w:rPr>
                <w:rFonts w:ascii="Times New Roman" w:hAnsi="Times New Roman" w:hint="eastAsia"/>
              </w:rPr>
            </w:pPr>
          </w:p>
          <w:p w:rsidR="003B7112" w:rsidRDefault="003B7112">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 xml:space="preserve">if that period has been extended by the Government, the last day of the </w:t>
            </w:r>
            <w:r>
              <w:rPr>
                <w:rFonts w:ascii="Times New Roman" w:hAnsi="Times New Roman"/>
              </w:rPr>
              <w:t>extended period</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(k)</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Government</w:t>
            </w:r>
            <w:r>
              <w:rPr>
                <w:rFonts w:ascii="Times New Roman" w:hAnsi="Times New Roman"/>
              </w:rPr>
              <w:sym w:font="Times New Roman" w:char="201D"/>
            </w:r>
            <w:r>
              <w:rPr>
                <w:rFonts w:ascii="Times New Roman" w:hAnsi="Times New Roman"/>
              </w:rPr>
              <w:t xml:space="preserve"> means the Government of the Hong Kong Special Administrative Region</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(l)</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Government Grant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w:t>
            </w:r>
            <w:r>
              <w:rPr>
                <w:rFonts w:ascii="Times New Roman" w:hAnsi="Times New Roman" w:hint="eastAsia"/>
                <w:i/>
                <w:iCs/>
              </w:rPr>
              <w:t>insert description of the instrument</w:t>
            </w:r>
            <w:r>
              <w:rPr>
                <w:rFonts w:ascii="Times New Roman" w:hAnsi="Times New Roman" w:hint="eastAsia"/>
              </w:rPr>
              <w:t xml:space="preserve">] as set out </w:t>
            </w:r>
            <w:r>
              <w:rPr>
                <w:rFonts w:ascii="Times New Roman" w:hAnsi="Times New Roman"/>
                <w:color w:val="000000"/>
              </w:rPr>
              <w:t>in Schedule</w:t>
            </w:r>
            <w:r>
              <w:rPr>
                <w:rFonts w:ascii="Times New Roman" w:hAnsi="Times New Roman"/>
                <w:color w:val="000000"/>
                <w:lang w:val="en-US"/>
              </w:rPr>
              <w:t> </w:t>
            </w:r>
            <w:r>
              <w:rPr>
                <w:rFonts w:ascii="Times New Roman" w:hAnsi="Times New Roman"/>
                <w:color w:val="000000"/>
              </w:rPr>
              <w:t>2</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(m)</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land</w:t>
            </w:r>
            <w:r>
              <w:rPr>
                <w:rFonts w:ascii="Times New Roman" w:hAnsi="Times New Roman"/>
              </w:rPr>
              <w:sym w:font="Times New Roman" w:char="201D"/>
            </w:r>
            <w:r>
              <w:rPr>
                <w:rFonts w:ascii="Times New Roman" w:hAnsi="Times New Roman"/>
              </w:rPr>
              <w:t xml:space="preserve"> means all that piece or parcel of land registered in the Land Registry as [</w:t>
            </w:r>
            <w:r>
              <w:rPr>
                <w:rFonts w:ascii="Times New Roman" w:hAnsi="Times New Roman" w:hint="eastAsia"/>
                <w:bCs/>
                <w:i/>
                <w:iCs/>
              </w:rPr>
              <w:t>i</w:t>
            </w:r>
            <w:r>
              <w:rPr>
                <w:rFonts w:ascii="Times New Roman" w:hAnsi="Times New Roman"/>
                <w:bCs/>
                <w:i/>
                <w:iCs/>
              </w:rPr>
              <w:t>nsert</w:t>
            </w:r>
            <w:r>
              <w:rPr>
                <w:rFonts w:ascii="Times New Roman" w:hAnsi="Times New Roman"/>
                <w:i/>
                <w:iCs/>
              </w:rPr>
              <w:t xml:space="preserve"> lot number</w:t>
            </w:r>
            <w:r>
              <w:rPr>
                <w:rFonts w:ascii="Times New Roman" w:hAnsi="Times New Roman"/>
              </w:rPr>
              <w:t>]</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(n)</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sz w:val="28"/>
                <w:szCs w:val="21"/>
                <w:vertAlign w:val="superscript"/>
              </w:rPr>
              <w:sym w:font="Symbol" w:char="F064"/>
            </w:r>
            <w:r>
              <w:rPr>
                <w:rFonts w:ascii="Times New Roman" w:hAnsi="Times New Roman" w:hint="eastAsia"/>
              </w:rPr>
              <w:t>[</w:t>
            </w:r>
            <w:r>
              <w:rPr>
                <w:rFonts w:ascii="Times New Roman" w:hAnsi="Times New Roman"/>
              </w:rPr>
              <w:sym w:font="Times New Roman" w:char="201C"/>
            </w:r>
            <w:r>
              <w:rPr>
                <w:rFonts w:ascii="Times New Roman" w:hAnsi="Times New Roman"/>
              </w:rPr>
              <w:t>Occupation Document”</w:t>
            </w:r>
            <w:r>
              <w:rPr>
                <w:rFonts w:ascii="Times New Roman" w:hAnsi="Times New Roman" w:hint="eastAsia"/>
              </w:rPr>
              <w:t xml:space="preserve"> -</w:t>
            </w:r>
          </w:p>
          <w:p w:rsidR="003B7112" w:rsidRDefault="003B7112">
            <w:pPr>
              <w:spacing w:line="340" w:lineRule="atLeast"/>
              <w:jc w:val="both"/>
              <w:rPr>
                <w:rFonts w:ascii="Times New Roman" w:hAnsi="Times New Roman" w:hint="eastAsia"/>
              </w:rPr>
            </w:pPr>
          </w:p>
          <w:p w:rsidR="003B7112" w:rsidRDefault="003B7112">
            <w:pPr>
              <w:numPr>
                <w:ilvl w:val="0"/>
                <w:numId w:val="11"/>
              </w:numPr>
              <w:tabs>
                <w:tab w:val="clear" w:pos="1140"/>
              </w:tabs>
              <w:spacing w:line="340" w:lineRule="atLeast"/>
              <w:ind w:left="458" w:hanging="425"/>
              <w:jc w:val="both"/>
              <w:rPr>
                <w:rFonts w:ascii="Times New Roman" w:hAnsi="Times New Roman" w:hint="eastAsia"/>
              </w:rPr>
            </w:pPr>
            <w:r>
              <w:rPr>
                <w:rFonts w:ascii="Times New Roman" w:hAnsi="Times New Roman"/>
              </w:rPr>
              <w:t xml:space="preserve">where the Development is a Relevant NTEH Development, means the letter to be issued by the Director of Lands confirming that the Director of Lands has no objection to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 being occupied; or</w:t>
            </w:r>
          </w:p>
          <w:p w:rsidR="003B7112" w:rsidRDefault="003B7112">
            <w:pPr>
              <w:spacing w:line="340" w:lineRule="atLeast"/>
              <w:ind w:left="458" w:hanging="425"/>
              <w:jc w:val="both"/>
              <w:rPr>
                <w:rFonts w:ascii="Times New Roman" w:hAnsi="Times New Roman"/>
              </w:rPr>
            </w:pPr>
          </w:p>
          <w:p w:rsidR="003B7112" w:rsidRDefault="003B7112">
            <w:pPr>
              <w:spacing w:line="340" w:lineRule="atLeast"/>
              <w:ind w:left="458" w:hanging="425"/>
              <w:jc w:val="both"/>
              <w:rPr>
                <w:rFonts w:ascii="Times New Roman" w:hAnsi="Times New Roman"/>
              </w:rPr>
            </w:pPr>
            <w:r>
              <w:rPr>
                <w:rFonts w:ascii="Times New Roman" w:hAnsi="Times New Roman" w:hint="eastAsia"/>
              </w:rPr>
              <w:t>(ii)</w:t>
            </w:r>
            <w:r>
              <w:rPr>
                <w:rFonts w:ascii="Times New Roman" w:hAnsi="Times New Roman"/>
              </w:rPr>
              <w:tab/>
              <w:t xml:space="preserve">in any other case, means the occupation permit or temporary occupation permit to be issued by the Building Authority under section 21 of the Buildings Ordinance (Cap.123) for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b/>
                <w:bCs/>
                <w:u w:val="single"/>
              </w:rPr>
            </w:pPr>
            <w:r>
              <w:rPr>
                <w:rFonts w:ascii="Times New Roman" w:hAnsi="Times New Roman"/>
                <w:b/>
                <w:bCs/>
                <w:u w:val="single"/>
              </w:rPr>
              <w:t>OR</w:t>
            </w:r>
          </w:p>
          <w:p w:rsidR="003B7112" w:rsidRDefault="003B7112">
            <w:pPr>
              <w:spacing w:line="340" w:lineRule="atLeast"/>
              <w:jc w:val="both"/>
              <w:rPr>
                <w:rFonts w:ascii="Times New Roman" w:hAnsi="Times New Roman"/>
                <w:b/>
                <w:bCs/>
              </w:rPr>
            </w:pPr>
          </w:p>
          <w:p w:rsidR="003B7112" w:rsidRDefault="003B7112">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sym w:font="Times New Roman" w:char="201C"/>
            </w:r>
            <w:r>
              <w:rPr>
                <w:rFonts w:ascii="Times New Roman" w:hAnsi="Times New Roman"/>
              </w:rPr>
              <w:t xml:space="preserve">Occupation </w:t>
            </w:r>
            <w:r>
              <w:rPr>
                <w:rFonts w:ascii="Times New Roman" w:hAnsi="Times New Roman" w:hint="eastAsia"/>
              </w:rPr>
              <w:t>Permit</w:t>
            </w:r>
            <w:r>
              <w:rPr>
                <w:rFonts w:ascii="Times New Roman" w:hAnsi="Times New Roman"/>
              </w:rPr>
              <w:sym w:font="Times New Roman" w:char="201D"/>
            </w:r>
            <w:r>
              <w:rPr>
                <w:rFonts w:ascii="Times New Roman" w:hAnsi="Times New Roman"/>
              </w:rPr>
              <w:t xml:space="preserve"> means th</w:t>
            </w:r>
            <w:r>
              <w:rPr>
                <w:rFonts w:ascii="Times New Roman" w:hAnsi="Times New Roman" w:hint="eastAsia"/>
              </w:rPr>
              <w:t>e</w:t>
            </w:r>
            <w:r>
              <w:rPr>
                <w:rFonts w:ascii="Times New Roman" w:hAnsi="Times New Roman"/>
              </w:rPr>
              <w:t xml:space="preserve"> </w:t>
            </w:r>
            <w:r>
              <w:rPr>
                <w:rFonts w:ascii="Times New Roman" w:hAnsi="Times New Roman" w:hint="eastAsia"/>
              </w:rPr>
              <w:t xml:space="preserve">occupation permit or temporary occupation permit to </w:t>
            </w:r>
            <w:r>
              <w:rPr>
                <w:rFonts w:ascii="Times New Roman" w:hAnsi="Times New Roman"/>
              </w:rPr>
              <w:t xml:space="preserve">be issued by the Building Authority under </w:t>
            </w:r>
            <w:r>
              <w:rPr>
                <w:rFonts w:ascii="Times New Roman" w:hAnsi="Times New Roman" w:hint="eastAsia"/>
              </w:rPr>
              <w:t>section 21</w:t>
            </w:r>
            <w:r>
              <w:rPr>
                <w:rFonts w:ascii="Times New Roman" w:hAnsi="Times New Roman"/>
              </w:rPr>
              <w:t xml:space="preserve"> of the Buildings Ordinance </w:t>
            </w:r>
            <w:r>
              <w:rPr>
                <w:rFonts w:ascii="Times New Roman" w:hAnsi="Times New Roman" w:hint="eastAsia"/>
              </w:rPr>
              <w:t xml:space="preserve">(Cap. 123) </w:t>
            </w:r>
            <w:r>
              <w:rPr>
                <w:rFonts w:ascii="Times New Roman" w:hAnsi="Times New Roman"/>
              </w:rPr>
              <w:t xml:space="preserve">for </w:t>
            </w:r>
            <w:r>
              <w:rPr>
                <w:rFonts w:ascii="Times New Roman" w:hAnsi="Times New Roman" w:hint="eastAsia"/>
              </w:rPr>
              <w:t xml:space="preserve">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(o)</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hint="eastAsia"/>
              </w:rPr>
              <w:t>o</w:t>
            </w:r>
            <w:r>
              <w:rPr>
                <w:rFonts w:ascii="Times New Roman" w:hAnsi="Times New Roman"/>
              </w:rPr>
              <w:t>ffice hours</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period beginning at </w:t>
            </w:r>
            <w:r>
              <w:rPr>
                <w:rFonts w:ascii="Times New Roman" w:hAnsi="Times New Roman"/>
              </w:rPr>
              <w:t xml:space="preserve">10 a.m. </w:t>
            </w:r>
            <w:r>
              <w:rPr>
                <w:rFonts w:ascii="Times New Roman" w:hAnsi="Times New Roman" w:hint="eastAsia"/>
              </w:rPr>
              <w:t xml:space="preserve">of a day and ending at </w:t>
            </w:r>
            <w:r>
              <w:rPr>
                <w:rFonts w:ascii="Times New Roman" w:hAnsi="Times New Roman"/>
              </w:rPr>
              <w:t>4:30 p.m.</w:t>
            </w:r>
            <w:r>
              <w:rPr>
                <w:rFonts w:ascii="Times New Roman" w:hAnsi="Times New Roman" w:hint="eastAsia"/>
              </w:rPr>
              <w:t xml:space="preserve"> of the same day</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491" w:type="pct"/>
            <w:gridSpan w:val="2"/>
          </w:tcPr>
          <w:p w:rsidR="003B7112" w:rsidRDefault="003B7112">
            <w:pPr>
              <w:spacing w:line="340" w:lineRule="atLeast"/>
              <w:ind w:firstLineChars="100" w:firstLine="280"/>
              <w:jc w:val="both"/>
              <w:rPr>
                <w:rFonts w:ascii="Times New Roman" w:hAnsi="Times New Roman"/>
              </w:rPr>
            </w:pPr>
            <w:r>
              <w:rPr>
                <w:rFonts w:ascii="Times New Roman" w:hAnsi="Times New Roman" w:hint="eastAsia"/>
                <w:sz w:val="28"/>
                <w:vertAlign w:val="superscript"/>
              </w:rPr>
              <w:sym w:font="Symbol" w:char="F062"/>
            </w:r>
            <w:r>
              <w:rPr>
                <w:rFonts w:ascii="Times New Roman" w:hAnsi="Times New Roman" w:hint="eastAsia"/>
              </w:rPr>
              <w:t>[(p)</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Phase</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Phase [</w:t>
            </w:r>
            <w:r>
              <w:rPr>
                <w:rFonts w:ascii="Times New Roman" w:hAnsi="Times New Roman"/>
                <w:i/>
                <w:iCs/>
              </w:rPr>
              <w:t>insert phase number</w:t>
            </w:r>
            <w:r>
              <w:rPr>
                <w:rFonts w:ascii="Times New Roman" w:hAnsi="Times New Roman" w:hint="eastAsia"/>
              </w:rPr>
              <w:t>]</w:t>
            </w:r>
            <w:r>
              <w:rPr>
                <w:rFonts w:ascii="Times New Roman" w:hAnsi="Times New Roman"/>
              </w:rPr>
              <w:t xml:space="preserve"> of the Development comprising [</w:t>
            </w:r>
            <w:r>
              <w:rPr>
                <w:rFonts w:ascii="Times New Roman" w:hAnsi="Times New Roman" w:hint="eastAsia"/>
                <w:i/>
                <w:iCs/>
              </w:rPr>
              <w:t xml:space="preserve">insert description of buildings </w:t>
            </w:r>
            <w:r>
              <w:rPr>
                <w:rFonts w:ascii="Times New Roman" w:hAnsi="Times New Roman"/>
                <w:i/>
                <w:iCs/>
              </w:rPr>
              <w:t xml:space="preserve">comprising </w:t>
            </w:r>
            <w:r>
              <w:rPr>
                <w:rFonts w:ascii="Times New Roman" w:hAnsi="Times New Roman" w:hint="eastAsia"/>
                <w:i/>
                <w:iCs/>
              </w:rPr>
              <w:t>the Phase</w:t>
            </w:r>
            <w:r>
              <w:rPr>
                <w:rFonts w:ascii="Times New Roman" w:hAnsi="Times New Roman"/>
              </w:rPr>
              <w:t>]</w:t>
            </w:r>
            <w:r>
              <w:rPr>
                <w:rFonts w:ascii="Times New Roman" w:hAnsi="Times New Roman" w:hint="eastAsia"/>
              </w:rPr>
              <w:t>;</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(q)</w:t>
            </w:r>
          </w:p>
        </w:tc>
        <w:tc>
          <w:tcPr>
            <w:tcW w:w="3020" w:type="pct"/>
            <w:gridSpan w:val="2"/>
          </w:tcPr>
          <w:p w:rsidR="003B7112" w:rsidRDefault="003B7112">
            <w:pPr>
              <w:spacing w:line="340" w:lineRule="atLeast"/>
              <w:jc w:val="both"/>
              <w:rPr>
                <w:rFonts w:ascii="Times New Roman" w:hAnsi="Times New Roman"/>
              </w:rPr>
            </w:pPr>
            <w:r>
              <w:rPr>
                <w:shd w:val="clear" w:color="auto" w:fill="FFFFFF"/>
              </w:rPr>
              <w:t>“</w:t>
            </w:r>
            <w:r>
              <w:rPr>
                <w:rFonts w:hint="eastAsia"/>
                <w:shd w:val="clear" w:color="auto" w:fill="FFFFFF"/>
              </w:rPr>
              <w:t>Professional Fees</w:t>
            </w:r>
            <w:r>
              <w:rPr>
                <w:shd w:val="clear" w:color="auto" w:fill="FFFFFF"/>
              </w:rPr>
              <w:t>”</w:t>
            </w:r>
            <w:r>
              <w:rPr>
                <w:rFonts w:hint="eastAsia"/>
                <w:shd w:val="clear" w:color="auto" w:fill="FFFFFF"/>
              </w:rPr>
              <w:t xml:space="preserve"> means </w:t>
            </w:r>
            <w:r>
              <w:rPr>
                <w:shd w:val="clear" w:color="auto" w:fill="FFFFFF"/>
              </w:rPr>
              <w:t>any sums incurred or to be incurred by the Vendor for the employment of the Authori</w:t>
            </w:r>
            <w:r>
              <w:rPr>
                <w:rFonts w:hint="eastAsia"/>
                <w:shd w:val="clear" w:color="auto" w:fill="FFFFFF"/>
              </w:rPr>
              <w:t>z</w:t>
            </w:r>
            <w:r>
              <w:rPr>
                <w:shd w:val="clear" w:color="auto" w:fill="FFFFFF"/>
              </w:rPr>
              <w:t xml:space="preserve">ed Person and other professional persons or consultants in relation to completion of </w:t>
            </w:r>
            <w:r>
              <w:rPr>
                <w:rFonts w:hint="eastAsia"/>
              </w:rPr>
              <w:t xml:space="preserve">the </w:t>
            </w:r>
            <w:r>
              <w:rPr>
                <w:rFonts w:ascii="Times New Roman" w:hAnsi="Times New Roman"/>
                <w:sz w:val="28"/>
                <w:vertAlign w:val="superscript"/>
              </w:rPr>
              <w:sym w:font="Symbol" w:char="F067"/>
            </w:r>
            <w:r>
              <w:t>Phase</w:t>
            </w:r>
            <w:r>
              <w:rPr>
                <w:rFonts w:hint="eastAsia"/>
              </w:rPr>
              <w:t>/</w:t>
            </w:r>
            <w:r>
              <w:t>Development</w:t>
            </w:r>
            <w:r>
              <w:rPr>
                <w:rFonts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shd w:val="clear" w:color="auto" w:fill="FF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(r)</w:t>
            </w:r>
          </w:p>
        </w:tc>
        <w:tc>
          <w:tcPr>
            <w:tcW w:w="3020" w:type="pct"/>
            <w:gridSpan w:val="2"/>
          </w:tcPr>
          <w:p w:rsidR="003B7112" w:rsidRDefault="003B7112">
            <w:pPr>
              <w:spacing w:line="340" w:lineRule="atLeast"/>
              <w:jc w:val="both"/>
              <w:rPr>
                <w:shd w:val="clear" w:color="auto" w:fill="FFFFFF"/>
              </w:rPr>
            </w:pPr>
            <w:r>
              <w:rPr>
                <w:rFonts w:ascii="Times New Roman" w:hAnsi="Times New Roman"/>
              </w:rPr>
              <w:sym w:font="Times New Roman" w:char="201C"/>
            </w:r>
            <w:r>
              <w:rPr>
                <w:rFonts w:ascii="Times New Roman" w:hAnsi="Times New Roman"/>
              </w:rPr>
              <w:t>Property</w:t>
            </w:r>
            <w:r>
              <w:rPr>
                <w:rFonts w:ascii="Times New Roman" w:hAnsi="Times New Roman"/>
              </w:rPr>
              <w:sym w:font="Times New Roman" w:char="201D"/>
            </w:r>
            <w:r>
              <w:rPr>
                <w:rFonts w:ascii="Times New Roman" w:hAnsi="Times New Roman"/>
              </w:rPr>
              <w:t xml:space="preserve"> means the property described in Schedule 3</w:t>
            </w:r>
            <w:r>
              <w:rPr>
                <w:rFonts w:ascii="Times New Roman" w:hAnsi="Times New Roman" w:hint="eastAsia"/>
              </w:rPr>
              <w:t xml:space="preserve"> </w:t>
            </w:r>
            <w:r>
              <w:rPr>
                <w:rFonts w:ascii="Times New Roman" w:hAnsi="Times New Roman" w:hint="eastAsia"/>
                <w:vertAlign w:val="superscript"/>
              </w:rPr>
              <w:sym w:font="Symbol" w:char="F063"/>
            </w:r>
            <w:r>
              <w:rPr>
                <w:rFonts w:ascii="Times New Roman" w:hAnsi="Times New Roman" w:hint="eastAsia"/>
              </w:rPr>
              <w:t xml:space="preserve">[and in the context of clause 11(1)(b) </w:t>
            </w:r>
            <w:r>
              <w:rPr>
                <w:rFonts w:ascii="Times New Roman" w:hAnsi="Times New Roman"/>
                <w:sz w:val="28"/>
                <w:vertAlign w:val="superscript"/>
              </w:rPr>
              <w:sym w:font="Symbol" w:char="F064"/>
            </w:r>
            <w:r>
              <w:rPr>
                <w:rFonts w:ascii="Times New Roman" w:hAnsi="Times New Roman" w:hint="eastAsia"/>
              </w:rPr>
              <w:t>[and clause 33] and Schedule 4, excludes the parking space constituting separate unit described in Schedule 3];</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shd w:val="clear" w:color="auto" w:fill="FF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w w:val="99"/>
                <w:sz w:val="28"/>
                <w:vertAlign w:val="superscript"/>
              </w:rPr>
              <w:sym w:font="Symbol" w:char="F02A"/>
            </w:r>
            <w:r>
              <w:rPr>
                <w:rFonts w:ascii="Times New Roman" w:hAnsi="Times New Roman" w:hint="eastAsia"/>
                <w:w w:val="99"/>
              </w:rPr>
              <w:t>[(s</w:t>
            </w:r>
            <w:r>
              <w:rPr>
                <w:rFonts w:ascii="Times New Roman" w:hAnsi="Times New Roman" w:hint="eastAsia"/>
              </w:rPr>
              <w:t>)</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Redevelopment Order</w:t>
            </w:r>
            <w:r>
              <w:rPr>
                <w:rFonts w:ascii="Times New Roman" w:hAnsi="Times New Roman"/>
              </w:rPr>
              <w:t>”</w:t>
            </w:r>
            <w:r>
              <w:rPr>
                <w:rFonts w:ascii="Times New Roman" w:hAnsi="Times New Roman" w:hint="eastAsia"/>
              </w:rPr>
              <w:t xml:space="preserve"> -</w:t>
            </w:r>
          </w:p>
          <w:p w:rsidR="003B7112" w:rsidRDefault="003B7112">
            <w:pPr>
              <w:spacing w:line="340" w:lineRule="atLeast"/>
              <w:jc w:val="both"/>
              <w:rPr>
                <w:rFonts w:ascii="Times New Roman" w:hAnsi="Times New Roman" w:hint="eastAsia"/>
              </w:rPr>
            </w:pPr>
          </w:p>
          <w:p w:rsidR="003B7112" w:rsidRDefault="003B7112">
            <w:pPr>
              <w:spacing w:line="340" w:lineRule="atLeast"/>
              <w:ind w:left="482" w:hanging="482"/>
              <w:jc w:val="both"/>
              <w:rPr>
                <w:rFonts w:ascii="Times New Roman" w:hAnsi="Times New Roman" w:hint="eastAsia"/>
              </w:rPr>
            </w:pPr>
            <w:r>
              <w:rPr>
                <w:rFonts w:ascii="Times New Roman" w:hAnsi="Times New Roman" w:hint="eastAsia"/>
              </w:rPr>
              <w:t>(i)</w:t>
            </w:r>
            <w:r>
              <w:rPr>
                <w:rFonts w:ascii="Times New Roman" w:hAnsi="Times New Roman"/>
              </w:rPr>
              <w:tab/>
            </w:r>
            <w:r>
              <w:rPr>
                <w:rFonts w:ascii="Times New Roman" w:hAnsi="Times New Roman" w:hint="eastAsia"/>
              </w:rPr>
              <w:t xml:space="preserve">means </w:t>
            </w:r>
            <w:r>
              <w:rPr>
                <w:rFonts w:ascii="Times New Roman" w:hAnsi="Times New Roman" w:hint="eastAsia"/>
                <w:w w:val="99"/>
                <w:sz w:val="28"/>
                <w:vertAlign w:val="superscript"/>
              </w:rPr>
              <w:sym w:font="Symbol" w:char="F02A"/>
            </w:r>
            <w:r>
              <w:rPr>
                <w:rFonts w:ascii="Times New Roman" w:hAnsi="Times New Roman" w:hint="eastAsia"/>
              </w:rPr>
              <w:t xml:space="preserve">a redevelopment order (as defined by the Demolished Buildings (Re-development of Sites) Ordinance (Cap. 337)/an order for sale (as defined by the Land </w:t>
            </w:r>
            <w:r>
              <w:rPr>
                <w:rFonts w:ascii="Times New Roman" w:hAnsi="Times New Roman"/>
              </w:rPr>
              <w:t>(</w:t>
            </w:r>
            <w:r>
              <w:rPr>
                <w:rFonts w:ascii="Times New Roman" w:hAnsi="Times New Roman" w:hint="eastAsia"/>
              </w:rPr>
              <w:t>Compulsory Sale for Redevelopment) Ordinance (Cap. 545)), dated [</w:t>
            </w:r>
            <w:r>
              <w:rPr>
                <w:rFonts w:ascii="Times New Roman" w:hAnsi="Times New Roman"/>
                <w:i/>
                <w:iCs/>
              </w:rPr>
              <w:t>insert date of instrument</w:t>
            </w:r>
            <w:r>
              <w:rPr>
                <w:rFonts w:ascii="Times New Roman" w:hAnsi="Times New Roman"/>
              </w:rPr>
              <w:t>]</w:t>
            </w:r>
            <w:r>
              <w:rPr>
                <w:rFonts w:ascii="Times New Roman" w:hAnsi="Times New Roman" w:hint="eastAsia"/>
              </w:rPr>
              <w:t xml:space="preserve"> and registered in the Land Registry by Memorial No. [</w:t>
            </w:r>
            <w:r>
              <w:rPr>
                <w:rFonts w:ascii="Times New Roman" w:hAnsi="Times New Roman"/>
                <w:i/>
                <w:iCs/>
              </w:rPr>
              <w:t>insert memorial number</w:t>
            </w:r>
            <w:r>
              <w:rPr>
                <w:rFonts w:ascii="Times New Roman" w:hAnsi="Times New Roman" w:hint="eastAsia"/>
              </w:rPr>
              <w:t xml:space="preserve">]; and </w:t>
            </w:r>
          </w:p>
          <w:p w:rsidR="003B7112" w:rsidRDefault="003B7112">
            <w:pPr>
              <w:spacing w:line="340" w:lineRule="atLeast"/>
              <w:ind w:left="482" w:hanging="482"/>
              <w:jc w:val="both"/>
              <w:rPr>
                <w:rFonts w:ascii="Times New Roman" w:hAnsi="Times New Roman"/>
              </w:rPr>
            </w:pPr>
          </w:p>
          <w:p w:rsidR="003B7112" w:rsidRDefault="003B7112">
            <w:pPr>
              <w:spacing w:line="340" w:lineRule="atLeast"/>
              <w:ind w:left="482" w:hanging="482"/>
              <w:jc w:val="both"/>
              <w:rPr>
                <w:shd w:val="clear" w:color="auto" w:fill="FFFFFF"/>
              </w:rPr>
            </w:pPr>
            <w:r>
              <w:rPr>
                <w:rFonts w:ascii="Times New Roman" w:hAnsi="Times New Roman" w:hint="eastAsia"/>
              </w:rPr>
              <w:t>(ii)</w:t>
            </w:r>
            <w:r>
              <w:rPr>
                <w:rFonts w:ascii="Times New Roman" w:hAnsi="Times New Roman"/>
              </w:rPr>
              <w:tab/>
            </w:r>
            <w:r>
              <w:rPr>
                <w:rFonts w:ascii="Times New Roman" w:hAnsi="Times New Roman" w:hint="eastAsia"/>
              </w:rPr>
              <w:t xml:space="preserve">includes any order amending that </w:t>
            </w:r>
            <w:r>
              <w:rPr>
                <w:rFonts w:ascii="Times New Roman" w:hAnsi="Times New Roman" w:hint="eastAsia"/>
                <w:sz w:val="28"/>
                <w:vertAlign w:val="superscript"/>
              </w:rPr>
              <w:sym w:font="Symbol" w:char="F02A"/>
            </w:r>
            <w:r>
              <w:rPr>
                <w:rFonts w:ascii="Times New Roman" w:hAnsi="Times New Roman" w:hint="eastAsia"/>
              </w:rPr>
              <w:t>redevelopment order/order for sale</w:t>
            </w:r>
            <w:r>
              <w:rPr>
                <w:rFonts w:ascii="Times New Roman" w:hAnsi="Times New Roman"/>
              </w:rPr>
              <w:t>;</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shd w:val="clear" w:color="auto" w:fill="FF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sz w:val="28"/>
                <w:vertAlign w:val="superscript"/>
              </w:rPr>
              <w:sym w:font="Symbol" w:char="F064"/>
            </w:r>
            <w:r>
              <w:rPr>
                <w:rFonts w:ascii="Times New Roman" w:hAnsi="Times New Roman"/>
              </w:rPr>
              <w:t>[(t)</w:t>
            </w:r>
          </w:p>
        </w:tc>
        <w:tc>
          <w:tcPr>
            <w:tcW w:w="3020" w:type="pct"/>
            <w:gridSpan w:val="2"/>
          </w:tcPr>
          <w:p w:rsidR="003B7112" w:rsidRDefault="003B7112">
            <w:pPr>
              <w:spacing w:line="340" w:lineRule="atLeast"/>
              <w:jc w:val="both"/>
              <w:rPr>
                <w:rFonts w:hint="eastAsia"/>
                <w:shd w:val="clear" w:color="auto" w:fill="FFFFFF"/>
              </w:rPr>
            </w:pPr>
            <w:r>
              <w:rPr>
                <w:rFonts w:ascii="Times New Roman" w:hAnsi="Times New Roman"/>
              </w:rPr>
              <w:t>“Relevant NTEH Development” means a specified NT development as defined in section 5 of the Residential Properties (First-hand Sales) Ordinance (19 of 2012) where, under the Government Grant, the consent of the Director of Lands is not required to be given for this sale and purchase;</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shd w:val="clear" w:color="auto" w:fill="FF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(u)</w:t>
            </w:r>
          </w:p>
        </w:tc>
        <w:tc>
          <w:tcPr>
            <w:tcW w:w="3020" w:type="pct"/>
            <w:gridSpan w:val="2"/>
          </w:tcPr>
          <w:p w:rsidR="003B7112" w:rsidRDefault="003B7112">
            <w:pPr>
              <w:spacing w:line="340" w:lineRule="atLeast"/>
              <w:jc w:val="both"/>
              <w:rPr>
                <w:shd w:val="clear" w:color="auto" w:fill="FFFFFF"/>
              </w:rPr>
            </w:pPr>
            <w:r>
              <w:rPr>
                <w:rFonts w:ascii="Times New Roman" w:hAnsi="Times New Roman"/>
              </w:rPr>
              <w:sym w:font="Times New Roman" w:char="201C"/>
            </w:r>
            <w:r>
              <w:rPr>
                <w:rFonts w:ascii="Times New Roman" w:hAnsi="Times New Roman"/>
              </w:rPr>
              <w:t>Statutory Declaration</w:t>
            </w:r>
            <w:r>
              <w:rPr>
                <w:rFonts w:ascii="Times New Roman" w:hAnsi="Times New Roman"/>
              </w:rPr>
              <w:sym w:font="Times New Roman" w:char="201D"/>
            </w:r>
            <w:r>
              <w:rPr>
                <w:rFonts w:ascii="Times New Roman" w:hAnsi="Times New Roman"/>
              </w:rPr>
              <w:t xml:space="preserve"> means the Statutory Declaration of the </w:t>
            </w:r>
            <w:r>
              <w:rPr>
                <w:rFonts w:ascii="Times New Roman" w:hAnsi="Times New Roman" w:hint="eastAsia"/>
              </w:rPr>
              <w:t>Vendor</w:t>
            </w:r>
            <w:r>
              <w:rPr>
                <w:rFonts w:ascii="Times New Roman" w:hAnsi="Times New Roman"/>
              </w:rPr>
              <w:t>’</w:t>
            </w:r>
            <w:r>
              <w:rPr>
                <w:rFonts w:ascii="Times New Roman" w:hAnsi="Times New Roman" w:hint="eastAsia"/>
              </w:rPr>
              <w:t xml:space="preserve">s Solicitors and all other solicitors (if any) acting for the Vendor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 xml:space="preserve">] in </w:t>
            </w:r>
            <w:r>
              <w:rPr>
                <w:rFonts w:ascii="Times New Roman" w:hAnsi="Times New Roman" w:hint="eastAsia"/>
              </w:rPr>
              <w:t xml:space="preserve">relation to </w:t>
            </w:r>
            <w:r>
              <w:rPr>
                <w:rFonts w:ascii="Times New Roman" w:hAnsi="Times New Roman"/>
              </w:rPr>
              <w:t>the consent of the Director of Lands to sell the Property</w:t>
            </w:r>
            <w:r>
              <w:rPr>
                <w:rFonts w:ascii="Times New Roman" w:hAnsi="Times New Roman" w:hint="eastAsia"/>
              </w:rPr>
              <w:t>;</w:t>
            </w:r>
            <w:r>
              <w:rPr>
                <w:rFonts w:ascii="Times New Roman" w:hAnsi="Times New Roman"/>
              </w:rPr>
              <w:t xml:space="preserve"> and</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shd w:val="clear" w:color="auto" w:fill="FF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(v)</w:t>
            </w:r>
          </w:p>
        </w:tc>
        <w:tc>
          <w:tcPr>
            <w:tcW w:w="3020" w:type="pct"/>
            <w:gridSpan w:val="2"/>
          </w:tcPr>
          <w:p w:rsidR="003B7112" w:rsidRDefault="003B7112">
            <w:pPr>
              <w:spacing w:line="340" w:lineRule="atLeast"/>
              <w:jc w:val="both"/>
              <w:rPr>
                <w:shd w:val="clear" w:color="auto" w:fill="FFFFFF"/>
              </w:rPr>
            </w:pPr>
            <w:r>
              <w:rPr>
                <w:rFonts w:ascii="Times New Roman" w:hAnsi="Times New Roman"/>
              </w:rPr>
              <w:t>“</w:t>
            </w:r>
            <w:r>
              <w:rPr>
                <w:rFonts w:ascii="Times New Roman" w:hAnsi="Times New Roman" w:hint="eastAsia"/>
              </w:rPr>
              <w:t>Vendor</w:t>
            </w:r>
            <w:r>
              <w:rPr>
                <w:rFonts w:ascii="Times New Roman" w:hAnsi="Times New Roman"/>
              </w:rPr>
              <w:t>’</w:t>
            </w:r>
            <w:r>
              <w:rPr>
                <w:rFonts w:ascii="Times New Roman" w:hAnsi="Times New Roman" w:hint="eastAsia"/>
              </w:rPr>
              <w:t>s Solicitors</w:t>
            </w:r>
            <w:r>
              <w:rPr>
                <w:rFonts w:ascii="Times New Roman" w:hAnsi="Times New Roman"/>
              </w:rPr>
              <w:t>”</w:t>
            </w:r>
            <w:r>
              <w:rPr>
                <w:rFonts w:ascii="Times New Roman" w:hAnsi="Times New Roman" w:hint="eastAsia"/>
              </w:rPr>
              <w:t xml:space="preserve"> means Messrs. [</w:t>
            </w:r>
            <w:r>
              <w:rPr>
                <w:rFonts w:ascii="Times New Roman" w:hAnsi="Times New Roman"/>
                <w:i/>
                <w:iCs/>
              </w:rPr>
              <w:t>insert name of solicitors’ firm of the vendor</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shd w:val="clear" w:color="auto" w:fill="FF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(2)</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In this Agreement</w:t>
            </w:r>
            <w:r>
              <w:rPr>
                <w:rFonts w:ascii="Times New Roman" w:hAnsi="Times New Roman" w:hint="eastAsia"/>
              </w:rPr>
              <w:t xml:space="preserve"> </w:t>
            </w:r>
            <w:r>
              <w:rPr>
                <w:rFonts w:ascii="Times New Roman" w:hAnsi="Times New Roman"/>
              </w:rPr>
              <w:t xml:space="preserve">- </w:t>
            </w:r>
          </w:p>
          <w:p w:rsidR="003B7112" w:rsidRDefault="003B7112">
            <w:pPr>
              <w:spacing w:line="340" w:lineRule="atLeast"/>
              <w:jc w:val="both"/>
              <w:rPr>
                <w:rFonts w:ascii="Times New Roman" w:hAnsi="Times New Roman" w:hint="eastAsia"/>
              </w:rPr>
            </w:pPr>
          </w:p>
          <w:p w:rsidR="003B7112" w:rsidRDefault="003B7112">
            <w:pPr>
              <w:spacing w:line="340" w:lineRule="atLeast"/>
              <w:ind w:left="482" w:hanging="482"/>
              <w:jc w:val="both"/>
              <w:rPr>
                <w:rFonts w:ascii="Times New Roman" w:hAnsi="Times New Roman" w:hint="eastAsia"/>
              </w:rPr>
            </w:pPr>
            <w:r>
              <w:rPr>
                <w:rFonts w:ascii="Times New Roman" w:hAnsi="Times New Roman" w:hint="eastAsia"/>
              </w:rPr>
              <w:t>(a)</w:t>
            </w:r>
            <w:r>
              <w:rPr>
                <w:rFonts w:ascii="Times New Roman" w:hAnsi="Times New Roman"/>
              </w:rPr>
              <w:tab/>
              <w:t>“</w:t>
            </w:r>
            <w:r>
              <w:rPr>
                <w:rFonts w:ascii="Times New Roman" w:hAnsi="Times New Roman" w:hint="eastAsia"/>
              </w:rPr>
              <w:t>saleable area</w:t>
            </w:r>
            <w:r>
              <w:rPr>
                <w:rFonts w:ascii="Times New Roman" w:hAnsi="Times New Roman"/>
              </w:rPr>
              <w:t>”</w:t>
            </w:r>
            <w:r>
              <w:rPr>
                <w:rFonts w:ascii="Times New Roman" w:hAnsi="Times New Roman" w:hint="eastAsia"/>
              </w:rPr>
              <w:t xml:space="preserve"> has the meaning given by section 8 of the Residential Properties (First-hand Sales) Ordinance (19 of 2012);</w:t>
            </w:r>
          </w:p>
          <w:p w:rsidR="003B7112" w:rsidRDefault="003B7112">
            <w:pPr>
              <w:spacing w:line="340" w:lineRule="atLeast"/>
              <w:ind w:left="482" w:hanging="482"/>
              <w:jc w:val="both"/>
              <w:rPr>
                <w:rFonts w:ascii="Times New Roman" w:hAnsi="Times New Roman" w:hint="eastAsia"/>
              </w:rPr>
            </w:pPr>
          </w:p>
          <w:p w:rsidR="003B7112" w:rsidRDefault="003B7112">
            <w:pPr>
              <w:spacing w:line="340" w:lineRule="atLeast"/>
              <w:ind w:left="482" w:hanging="482"/>
              <w:jc w:val="both"/>
              <w:rPr>
                <w:rFonts w:ascii="Times New Roman" w:hAnsi="Times New Roman" w:hint="eastAsia"/>
              </w:rPr>
            </w:pPr>
            <w:r>
              <w:rPr>
                <w:rFonts w:ascii="Times New Roman" w:hAnsi="Times New Roman" w:hint="eastAsia"/>
              </w:rPr>
              <w:t>(b)</w:t>
            </w:r>
            <w:r>
              <w:rPr>
                <w:rFonts w:ascii="Times New Roman" w:hAnsi="Times New Roman"/>
              </w:rPr>
              <w:tab/>
            </w:r>
            <w:r>
              <w:rPr>
                <w:rFonts w:ascii="Times New Roman" w:hAnsi="Times New Roman" w:hint="eastAsia"/>
              </w:rPr>
              <w:t xml:space="preserve">the floor area of an item under paragraph (a) of Schedule 4 is calculated in accordance with section 8(3) of that Ordinance; and </w:t>
            </w:r>
          </w:p>
          <w:p w:rsidR="003B7112" w:rsidRDefault="003B7112">
            <w:pPr>
              <w:spacing w:line="340" w:lineRule="atLeast"/>
              <w:ind w:left="482" w:hanging="482"/>
              <w:jc w:val="both"/>
              <w:rPr>
                <w:rFonts w:ascii="Times New Roman" w:hAnsi="Times New Roman" w:hint="eastAsia"/>
              </w:rPr>
            </w:pPr>
          </w:p>
          <w:p w:rsidR="003B7112" w:rsidRDefault="003B7112">
            <w:pPr>
              <w:spacing w:line="340" w:lineRule="atLeast"/>
              <w:ind w:left="482" w:hanging="482"/>
              <w:jc w:val="both"/>
              <w:rPr>
                <w:rFonts w:ascii="Times New Roman" w:hAnsi="Times New Roman" w:hint="eastAsia"/>
              </w:rPr>
            </w:pPr>
            <w:r>
              <w:rPr>
                <w:rFonts w:ascii="Times New Roman" w:hAnsi="Times New Roman" w:hint="eastAsia"/>
              </w:rPr>
              <w:t>(c)</w:t>
            </w:r>
            <w:r>
              <w:rPr>
                <w:rFonts w:ascii="Times New Roman" w:hAnsi="Times New Roman"/>
              </w:rPr>
              <w:tab/>
            </w:r>
            <w:r>
              <w:rPr>
                <w:rFonts w:ascii="Times New Roman" w:hAnsi="Times New Roman" w:hint="eastAsia"/>
              </w:rPr>
              <w:t xml:space="preserve">the area of an item under paragraph (b) of Schedule 4 is calculated in accordance with Part 2 of Schedule </w:t>
            </w:r>
            <w:r>
              <w:rPr>
                <w:rFonts w:ascii="Times New Roman" w:hAnsi="Times New Roman"/>
              </w:rPr>
              <w:t xml:space="preserve">2 </w:t>
            </w:r>
            <w:r>
              <w:rPr>
                <w:rFonts w:ascii="Times New Roman" w:hAnsi="Times New Roman" w:hint="eastAsia"/>
              </w:rPr>
              <w:t>to that Ordinance</w:t>
            </w:r>
            <w:r>
              <w:rPr>
                <w:rFonts w:ascii="Times New Roman" w:hAnsi="Times New Roman"/>
              </w:rPr>
              <w:t>.</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shd w:val="clear" w:color="auto" w:fill="FF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b/>
                <w:bCs/>
                <w:u w:val="single"/>
              </w:rPr>
            </w:pPr>
            <w:r>
              <w:rPr>
                <w:rFonts w:ascii="Times New Roman" w:hAnsi="Times New Roman" w:hint="eastAsia"/>
                <w:b/>
                <w:bCs/>
                <w:u w:val="single"/>
              </w:rPr>
              <w:t>OR</w:t>
            </w:r>
          </w:p>
        </w:tc>
        <w:tc>
          <w:tcPr>
            <w:tcW w:w="3020" w:type="pct"/>
            <w:gridSpan w:val="2"/>
          </w:tcPr>
          <w:p w:rsidR="003B7112" w:rsidRDefault="003B7112">
            <w:pPr>
              <w:spacing w:line="340" w:lineRule="atLeast"/>
              <w:jc w:val="both"/>
              <w:rPr>
                <w:shd w:val="clear" w:color="auto" w:fill="FF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shd w:val="clear" w:color="auto" w:fill="FFFFFF"/>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jc w:val="both"/>
              <w:rPr>
                <w:rFonts w:hint="eastAsia"/>
                <w:shd w:val="clear" w:color="auto" w:fill="FFFFFF"/>
              </w:rPr>
            </w:pPr>
            <w:r>
              <w:rPr>
                <w:rFonts w:ascii="Times New Roman" w:hAnsi="Times New Roman" w:hint="eastAsia"/>
                <w:sz w:val="28"/>
                <w:shd w:val="clear" w:color="auto" w:fill="FFFFFF"/>
                <w:vertAlign w:val="superscript"/>
              </w:rPr>
              <w:sym w:font="Symbol" w:char="F072"/>
            </w:r>
            <w:r>
              <w:rPr>
                <w:rFonts w:hint="eastAsia"/>
                <w:shd w:val="clear" w:color="auto" w:fill="FFFFFF"/>
              </w:rPr>
              <w:t xml:space="preserve">[In this Agreement, the area of </w:t>
            </w:r>
            <w:r>
              <w:rPr>
                <w:shd w:val="clear" w:color="auto" w:fill="FFFFFF"/>
              </w:rPr>
              <w:t>the</w:t>
            </w:r>
            <w:r>
              <w:rPr>
                <w:rFonts w:hint="eastAsia"/>
                <w:shd w:val="clear" w:color="auto" w:fill="FFFFFF"/>
              </w:rPr>
              <w:t xml:space="preserve"> Property is measured from the centre of its demarcating lines or (if applicable) the interior face of </w:t>
            </w:r>
            <w:r>
              <w:rPr>
                <w:shd w:val="clear" w:color="auto" w:fill="FFFFFF"/>
              </w:rPr>
              <w:t>the</w:t>
            </w:r>
            <w:r>
              <w:rPr>
                <w:rFonts w:hint="eastAsia"/>
                <w:shd w:val="clear" w:color="auto" w:fill="FFFFFF"/>
              </w:rPr>
              <w:t xml:space="preserve"> enclosing walls.]</w:t>
            </w:r>
          </w:p>
          <w:p w:rsidR="003B7112" w:rsidRDefault="003B7112">
            <w:pPr>
              <w:spacing w:line="340" w:lineRule="atLeast"/>
              <w:jc w:val="both"/>
              <w:rPr>
                <w:rFonts w:hint="eastAsia"/>
                <w:shd w:val="clear" w:color="auto" w:fill="FF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hint="eastAsia"/>
                <w:lang w:val="en-US"/>
              </w:rPr>
              <w:t xml:space="preserve">In this Agreement, if the context permits or requires, the singular number includes the plural and the </w:t>
            </w:r>
            <w:r>
              <w:rPr>
                <w:rFonts w:ascii="Times New Roman" w:hAnsi="Times New Roman"/>
                <w:lang w:val="en-US"/>
              </w:rPr>
              <w:t>masculine</w:t>
            </w:r>
            <w:r>
              <w:rPr>
                <w:rFonts w:ascii="Times New Roman" w:hAnsi="Times New Roman" w:hint="eastAsia"/>
                <w:lang w:val="en-US"/>
              </w:rPr>
              <w:t xml:space="preserve"> gender includes the feminine and the neuter.</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shd w:val="clear" w:color="auto" w:fill="FF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Sale and purchase</w:t>
            </w: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jc w:val="both"/>
              <w:rPr>
                <w:rFonts w:ascii="Times New Roman" w:hAnsi="Times New Roman"/>
              </w:rPr>
            </w:pPr>
            <w:r>
              <w:rPr>
                <w:rFonts w:ascii="Times New Roman" w:hAnsi="Times New Roman"/>
              </w:rPr>
              <w:t>2.</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rPr>
              <w:t xml:space="preserve">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landings in the Development and such of the passages in the Development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the Vendor in and to the Property EXCEPTING AND RESERVING unto the Vendor and its successors and assigns other than the Purchaser the right to the exclusive use, occupation and enjoyment of the whole of the Development </w:t>
            </w:r>
            <w:r>
              <w:rPr>
                <w:rFonts w:ascii="Times New Roman" w:hAnsi="Times New Roman" w:hint="eastAsia"/>
                <w:sz w:val="28"/>
                <w:vertAlign w:val="superscript"/>
              </w:rPr>
              <w:sym w:font="Symbol" w:char="F02A"/>
            </w:r>
            <w:r>
              <w:rPr>
                <w:rFonts w:ascii="Times New Roman" w:hAnsi="Times New Roman"/>
              </w:rPr>
              <w:t>[including the external walls (if any) of the Property] SAVE AND EXCEPT</w:t>
            </w:r>
            <w:r>
              <w:rPr>
                <w:rFonts w:ascii="Times New Roman" w:hAnsi="Times New Roman" w:hint="eastAsia"/>
              </w:rPr>
              <w:t xml:space="preserve"> </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pStyle w:val="Footer"/>
              <w:tabs>
                <w:tab w:val="clear" w:pos="4320"/>
                <w:tab w:val="clear" w:pos="8640"/>
              </w:tabs>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w:t>
            </w:r>
            <w:r>
              <w:rPr>
                <w:rFonts w:ascii="Times New Roman" w:hAnsi="Times New Roman" w:hint="eastAsia"/>
              </w:rPr>
              <w:t>1</w:t>
            </w:r>
            <w:r>
              <w:rPr>
                <w:rFonts w:ascii="Times New Roman" w:hAnsi="Times New Roman"/>
              </w:rPr>
              <w:t>)</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rPr>
              <w:t>the Property; and</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shd w:val="clear" w:color="auto" w:fill="FF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br w:type="page"/>
            </w: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rPr>
              <w:t xml:space="preserve">such areas and facilities (if any) as may be designated as common areas or common parts and </w:t>
            </w:r>
            <w:r>
              <w:rPr>
                <w:rFonts w:ascii="Times New Roman" w:hAnsi="Times New Roman" w:hint="eastAsia"/>
              </w:rPr>
              <w:t xml:space="preserve">common </w:t>
            </w:r>
            <w:r>
              <w:rPr>
                <w:rFonts w:ascii="Times New Roman" w:hAnsi="Times New Roman"/>
              </w:rPr>
              <w:t>facilities in the Deed of Mutual Covenant or are intended for common use.</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p>
        </w:tc>
        <w:tc>
          <w:tcPr>
            <w:tcW w:w="3287" w:type="pct"/>
            <w:gridSpan w:val="3"/>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Purchase price</w:t>
            </w:r>
          </w:p>
        </w:tc>
        <w:tc>
          <w:tcPr>
            <w:tcW w:w="334" w:type="pct"/>
          </w:tcPr>
          <w:p w:rsidR="003B7112" w:rsidRDefault="003B7112">
            <w:pPr>
              <w:spacing w:line="340" w:lineRule="atLeast"/>
              <w:jc w:val="both"/>
              <w:rPr>
                <w:rFonts w:ascii="Times New Roman" w:hAnsi="Times New Roman"/>
              </w:rPr>
            </w:pPr>
            <w:r>
              <w:rPr>
                <w:rFonts w:ascii="Times New Roman" w:hAnsi="Times New Roman"/>
              </w:rPr>
              <w:t>3.</w:t>
            </w:r>
          </w:p>
        </w:tc>
        <w:tc>
          <w:tcPr>
            <w:tcW w:w="224" w:type="pct"/>
          </w:tcPr>
          <w:p w:rsidR="003B7112" w:rsidRDefault="003B7112">
            <w:pPr>
              <w:spacing w:line="340" w:lineRule="atLeast"/>
              <w:jc w:val="both"/>
              <w:rPr>
                <w:rFonts w:ascii="Times New Roman" w:hAnsi="Times New Roman"/>
              </w:rPr>
            </w:pPr>
            <w:r>
              <w:rPr>
                <w:rFonts w:ascii="Times New Roman" w:hAnsi="Times New Roman"/>
              </w:rPr>
              <w:t>(1)</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lang w:val="en-GB"/>
              </w:rPr>
              <w:t xml:space="preserve">The purchase price is the sum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r>
              <w:rPr>
                <w:rFonts w:ascii="Times New Roman" w:hAnsi="Times New Roman"/>
                <w:lang w:val="en-GB"/>
              </w:rPr>
              <w:t>,</w:t>
            </w:r>
            <w:r>
              <w:rPr>
                <w:rFonts w:ascii="Times New Roman" w:hAnsi="Times New Roman" w:hint="eastAsia"/>
                <w:lang w:val="en-GB"/>
              </w:rPr>
              <w:t xml:space="preserve"> </w:t>
            </w:r>
            <w:r>
              <w:rPr>
                <w:rFonts w:ascii="Times New Roman" w:hAnsi="Times New Roman"/>
                <w:lang w:val="en-GB"/>
              </w:rPr>
              <w:t>payable by the Purchaser to the Vendor</w:t>
            </w:r>
            <w:r>
              <w:rPr>
                <w:rFonts w:ascii="Times New Roman" w:hAnsi="Times New Roman"/>
                <w:lang w:val="en-GB"/>
              </w:rPr>
              <w:sym w:font="Times New Roman" w:char="2019"/>
            </w:r>
            <w:r>
              <w:rPr>
                <w:rFonts w:ascii="Times New Roman" w:hAnsi="Times New Roman"/>
                <w:lang w:val="en-GB"/>
              </w:rPr>
              <w:t xml:space="preserve">s Solicitors as stakeholders in the manner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(2)</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 xml:space="preserve">In the event of any money paid </w:t>
            </w:r>
            <w:r>
              <w:rPr>
                <w:rFonts w:ascii="Times New Roman" w:hAnsi="Times New Roman" w:hint="eastAsia"/>
              </w:rPr>
              <w:t>under this Agreement</w:t>
            </w:r>
            <w:r>
              <w:rPr>
                <w:rFonts w:ascii="Times New Roman" w:hAnsi="Times New Roman"/>
              </w:rPr>
              <w:t xml:space="preserve"> to the stakeholders not being applied in the manner set out in </w:t>
            </w:r>
            <w:r>
              <w:rPr>
                <w:rFonts w:ascii="Times New Roman" w:hAnsi="Times New Roman" w:hint="eastAsia"/>
              </w:rPr>
              <w:t>c</w:t>
            </w:r>
            <w:r>
              <w:rPr>
                <w:rFonts w:ascii="Times New Roman" w:hAnsi="Times New Roman"/>
              </w:rPr>
              <w:t xml:space="preserve">lause 26, such money </w:t>
            </w:r>
            <w:r>
              <w:rPr>
                <w:rFonts w:ascii="Times New Roman" w:hAnsi="Times New Roman" w:hint="eastAsia"/>
              </w:rPr>
              <w:t>is</w:t>
            </w:r>
            <w:r>
              <w:rPr>
                <w:rFonts w:ascii="Times New Roman" w:hAnsi="Times New Roman"/>
              </w:rPr>
              <w:t xml:space="preserve"> deemed to have been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agents for the Vendor.</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(3)</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 xml:space="preserve">In the event of the Purchaser being required pursuant to Schedule </w:t>
            </w:r>
            <w:r>
              <w:rPr>
                <w:rFonts w:ascii="Times New Roman" w:hAnsi="Times New Roman" w:hint="eastAsia"/>
              </w:rPr>
              <w:t xml:space="preserve"> 5 </w:t>
            </w:r>
            <w:r>
              <w:rPr>
                <w:rFonts w:ascii="Times New Roman" w:hAnsi="Times New Roman"/>
              </w:rPr>
              <w:t>to pay the balance of the purchase price when the Vendor is not at that time in a position validly to assign the Property to the Purchaser for whatever reason, the Purchaser is entitled to withhold such payment until the Vendor is in a position validly to assign the Property and has given at least 14 days</w:t>
            </w:r>
            <w:r>
              <w:rPr>
                <w:rFonts w:ascii="Times New Roman" w:hAnsi="Times New Roman"/>
              </w:rPr>
              <w:sym w:font="Times New Roman" w:char="2019"/>
            </w:r>
            <w:r>
              <w:rPr>
                <w:rFonts w:ascii="Times New Roman" w:hAnsi="Times New Roman"/>
              </w:rPr>
              <w:t xml:space="preserve"> notice in writing to that effect to the Purchaser.  </w:t>
            </w:r>
            <w:r>
              <w:rPr>
                <w:rFonts w:ascii="Times New Roman" w:hAnsi="Times New Roman" w:hint="eastAsia"/>
              </w:rPr>
              <w:t>W</w:t>
            </w:r>
            <w:r>
              <w:rPr>
                <w:rFonts w:ascii="Times New Roman" w:hAnsi="Times New Roman"/>
              </w:rPr>
              <w:t xml:space="preserve">here the Purchaser has opted for payment of the full balance of </w:t>
            </w:r>
            <w:r>
              <w:rPr>
                <w:rFonts w:ascii="Times New Roman" w:hAnsi="Times New Roman" w:hint="eastAsia"/>
              </w:rPr>
              <w:t xml:space="preserve">the </w:t>
            </w:r>
            <w:r>
              <w:rPr>
                <w:rFonts w:ascii="Times New Roman" w:hAnsi="Times New Roman"/>
              </w:rPr>
              <w:t>purchase price within</w:t>
            </w:r>
            <w:r>
              <w:rPr>
                <w:rFonts w:ascii="Times New Roman" w:hAnsi="Times New Roman" w:hint="eastAsia"/>
              </w:rPr>
              <w:t xml:space="preserve"> a specified period</w:t>
            </w:r>
            <w:r>
              <w:rPr>
                <w:rFonts w:ascii="Times New Roman" w:hAnsi="Times New Roman"/>
              </w:rPr>
              <w:t xml:space="preserve"> </w:t>
            </w:r>
            <w:r>
              <w:rPr>
                <w:rFonts w:ascii="Times New Roman" w:hAnsi="Times New Roman" w:hint="eastAsia"/>
              </w:rPr>
              <w:t>after</w:t>
            </w:r>
            <w:r>
              <w:rPr>
                <w:rFonts w:ascii="Times New Roman" w:hAnsi="Times New Roman"/>
              </w:rPr>
              <w:t xml:space="preserve"> the signing </w:t>
            </w:r>
            <w:r>
              <w:rPr>
                <w:rFonts w:ascii="Times New Roman" w:hAnsi="Times New Roman" w:hint="eastAsia"/>
              </w:rPr>
              <w:t>of this Agreement</w:t>
            </w:r>
            <w:r>
              <w:rPr>
                <w:rFonts w:ascii="Times New Roman" w:hAnsi="Times New Roman"/>
              </w:rPr>
              <w:t xml:space="preserve"> </w:t>
            </w:r>
            <w:r>
              <w:rPr>
                <w:rFonts w:ascii="Times New Roman" w:hAnsi="Times New Roman" w:hint="eastAsia"/>
              </w:rPr>
              <w:t>as set out in</w:t>
            </w:r>
            <w:r>
              <w:rPr>
                <w:rFonts w:ascii="Times New Roman" w:hAnsi="Times New Roman"/>
              </w:rPr>
              <w:t xml:space="preserve"> Schedule </w:t>
            </w:r>
            <w:r>
              <w:rPr>
                <w:rFonts w:ascii="Times New Roman" w:hAnsi="Times New Roman" w:hint="eastAsia"/>
              </w:rPr>
              <w:t xml:space="preserve">5, </w:t>
            </w:r>
            <w:r>
              <w:rPr>
                <w:rFonts w:ascii="Times New Roman" w:hAnsi="Times New Roman"/>
              </w:rPr>
              <w:t>then this sub-clause (3) shall not apply.</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(4)</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spacing w:val="5"/>
              </w:rPr>
              <w:t xml:space="preserve">In respect of </w:t>
            </w:r>
            <w:r>
              <w:rPr>
                <w:rFonts w:ascii="Times New Roman" w:hAnsi="Times New Roman"/>
              </w:rPr>
              <w:t>e</w:t>
            </w:r>
            <w:r>
              <w:rPr>
                <w:rFonts w:ascii="Times New Roman" w:hAnsi="Times New Roman"/>
                <w:spacing w:val="5"/>
              </w:rPr>
              <w:t>ach payment</w:t>
            </w:r>
            <w:r>
              <w:rPr>
                <w:rFonts w:ascii="Times New Roman" w:hAnsi="Times New Roman"/>
              </w:rPr>
              <w:t xml:space="preserve"> </w:t>
            </w:r>
            <w:r>
              <w:rPr>
                <w:rFonts w:ascii="Times New Roman" w:hAnsi="Times New Roman"/>
                <w:spacing w:val="5"/>
              </w:rPr>
              <w:t>of the purchase</w:t>
            </w:r>
            <w:r>
              <w:rPr>
                <w:rFonts w:ascii="Times New Roman" w:hAnsi="Times New Roman"/>
              </w:rPr>
              <w:t xml:space="preserve"> </w:t>
            </w:r>
            <w:r>
              <w:rPr>
                <w:rFonts w:ascii="Times New Roman" w:hAnsi="Times New Roman"/>
                <w:spacing w:val="5"/>
              </w:rPr>
              <w:t>price or any part</w:t>
            </w:r>
            <w:r>
              <w:rPr>
                <w:rFonts w:ascii="Times New Roman" w:hAnsi="Times New Roman"/>
              </w:rPr>
              <w:t xml:space="preserve"> of the purchase price required to be made </w:t>
            </w:r>
            <w:r>
              <w:rPr>
                <w:rFonts w:ascii="Times New Roman" w:hAnsi="Times New Roman" w:hint="eastAsia"/>
              </w:rPr>
              <w:t>under this Agreement</w:t>
            </w:r>
            <w:r>
              <w:rPr>
                <w:rFonts w:ascii="Times New Roman" w:hAnsi="Times New Roman"/>
              </w:rPr>
              <w:t>, the Purchaser shall deliver to the Vendor’</w:t>
            </w:r>
            <w:r>
              <w:rPr>
                <w:rFonts w:ascii="Times New Roman" w:hAnsi="Times New Roman" w:hint="eastAsia"/>
              </w:rPr>
              <w:t>s</w:t>
            </w:r>
            <w:r>
              <w:rPr>
                <w:rFonts w:ascii="Times New Roman" w:hAnsi="Times New Roman"/>
              </w:rPr>
              <w:t xml:space="preserve"> </w:t>
            </w:r>
            <w:r>
              <w:rPr>
                <w:rFonts w:ascii="Times New Roman" w:hAnsi="Times New Roman" w:hint="eastAsia"/>
              </w:rPr>
              <w:t>S</w:t>
            </w:r>
            <w:r>
              <w:rPr>
                <w:rFonts w:ascii="Times New Roman" w:hAnsi="Times New Roman"/>
              </w:rPr>
              <w:t>olicitors on the date on which such payment is required to be made a cashier’</w:t>
            </w:r>
            <w:r>
              <w:rPr>
                <w:rFonts w:ascii="Times New Roman" w:hAnsi="Times New Roman" w:hint="eastAsia"/>
              </w:rPr>
              <w:t>s</w:t>
            </w:r>
            <w:r>
              <w:rPr>
                <w:rFonts w:ascii="Times New Roman" w:hAnsi="Times New Roman"/>
              </w:rPr>
              <w:t xml:space="preserve"> order issued or a cheque certified good for payment by a licensed bank in the Hong Kong Special Administrative Region in favour of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for the relevant amount.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(5)</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 xml:space="preserve">Subject to sub-clause (3) but without prejudice to any other remedy </w:t>
            </w:r>
            <w:r>
              <w:rPr>
                <w:rFonts w:ascii="Times New Roman" w:hAnsi="Times New Roman" w:hint="eastAsia"/>
              </w:rPr>
              <w:t>under this Agreement</w:t>
            </w:r>
            <w:r>
              <w:rPr>
                <w:rFonts w:ascii="Times New Roman" w:hAnsi="Times New Roman"/>
              </w:rPr>
              <w:t xml:space="preserve">, the Vendor is entitled to demand and receive payment of interest on the amount of any part of the purchase price not paid on its due date at the rate of 2% per annum above the prime rate specified by </w:t>
            </w:r>
            <w:r>
              <w:rPr>
                <w:rFonts w:ascii="Times New Roman" w:hAnsi="Times New Roman" w:hint="eastAsia"/>
              </w:rPr>
              <w:t>T</w:t>
            </w:r>
            <w:r>
              <w:rPr>
                <w:rFonts w:ascii="Times New Roman" w:hAnsi="Times New Roman"/>
              </w:rPr>
              <w:t>he Hongkong and Shanghai Banking Corporation Limited from time to time calculated from the date on which the same ought to have been paid by the Purchaser to the date of actual payment.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2"/>
              </w:rPr>
              <w:t xml:space="preserve">Construction of </w:t>
            </w:r>
            <w:r>
              <w:rPr>
                <w:rFonts w:ascii="Times New Roman" w:hAnsi="Times New Roman"/>
                <w:sz w:val="22"/>
              </w:rPr>
              <w:t>Development</w:t>
            </w:r>
          </w:p>
        </w:tc>
        <w:tc>
          <w:tcPr>
            <w:tcW w:w="334" w:type="pct"/>
          </w:tcPr>
          <w:p w:rsidR="003B7112" w:rsidRDefault="003B7112">
            <w:pPr>
              <w:spacing w:line="340" w:lineRule="atLeast"/>
              <w:jc w:val="both"/>
              <w:rPr>
                <w:rFonts w:ascii="Times New Roman" w:hAnsi="Times New Roman"/>
              </w:rPr>
            </w:pPr>
            <w:r>
              <w:rPr>
                <w:rFonts w:ascii="Times New Roman" w:hAnsi="Times New Roman"/>
              </w:rPr>
              <w:t>4.</w:t>
            </w:r>
          </w:p>
        </w:tc>
        <w:tc>
          <w:tcPr>
            <w:tcW w:w="224" w:type="pct"/>
          </w:tcPr>
          <w:p w:rsidR="003B7112" w:rsidRDefault="003B7112">
            <w:pPr>
              <w:spacing w:line="340" w:lineRule="atLeast"/>
              <w:jc w:val="both"/>
              <w:rPr>
                <w:rFonts w:ascii="Times New Roman" w:hAnsi="Times New Roman"/>
              </w:rPr>
            </w:pPr>
            <w:r>
              <w:rPr>
                <w:rFonts w:ascii="Times New Roman" w:hAnsi="Times New Roman"/>
              </w:rPr>
              <w:t>(1)</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rPr>
              <w:t>The Vendor shall</w:t>
            </w:r>
            <w:r>
              <w:rPr>
                <w:rFonts w:ascii="Times New Roman" w:hAnsi="Times New Roman" w:hint="eastAsia"/>
              </w:rPr>
              <w:t xml:space="preserve"> </w:t>
            </w:r>
            <w:r>
              <w:rPr>
                <w:rFonts w:ascii="Times New Roman" w:hAnsi="Times New Roman"/>
              </w:rPr>
              <w:t>-</w:t>
            </w:r>
          </w:p>
          <w:p w:rsidR="003B7112" w:rsidRDefault="003B7112">
            <w:pPr>
              <w:spacing w:line="340" w:lineRule="atLeast"/>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continue the construction of the Development with all due expedition;</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rPr>
              <w:t>(b)</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 xml:space="preserve">comply with the requirements of the Building Authority </w:t>
            </w:r>
            <w:r>
              <w:rPr>
                <w:rFonts w:ascii="Times New Roman" w:hAnsi="Times New Roman" w:hint="eastAsia"/>
              </w:rPr>
              <w:t xml:space="preserve">(where applicable) </w:t>
            </w:r>
            <w:r>
              <w:rPr>
                <w:rFonts w:ascii="Times New Roman" w:hAnsi="Times New Roman"/>
              </w:rPr>
              <w:t>and of any other relevant Government authority relating to the Development; and</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t>(c)</w:t>
            </w:r>
          </w:p>
        </w:tc>
        <w:tc>
          <w:tcPr>
            <w:tcW w:w="3020" w:type="pct"/>
            <w:gridSpan w:val="2"/>
          </w:tcPr>
          <w:p w:rsidR="003B7112" w:rsidRDefault="003B7112">
            <w:pPr>
              <w:spacing w:line="340" w:lineRule="atLeast"/>
              <w:jc w:val="both"/>
              <w:rPr>
                <w:rFonts w:ascii="Times New Roman" w:hAnsi="Times New Roman" w:hint="eastAsia"/>
              </w:rPr>
            </w:pPr>
            <w:r>
              <w:t xml:space="preserve">complete </w:t>
            </w:r>
            <w:r>
              <w:rPr>
                <w:rFonts w:hint="eastAsia"/>
              </w:rPr>
              <w:t xml:space="preserve">the </w:t>
            </w:r>
            <w:r>
              <w:rPr>
                <w:rFonts w:ascii="Times New Roman" w:hAnsi="Times New Roman" w:hint="eastAsia"/>
                <w:sz w:val="28"/>
                <w:vertAlign w:val="superscript"/>
              </w:rPr>
              <w:sym w:font="Symbol" w:char="F071"/>
            </w:r>
            <w:r>
              <w:t>Phase</w:t>
            </w:r>
            <w:r>
              <w:rPr>
                <w:rFonts w:hint="eastAsia"/>
              </w:rPr>
              <w:t>/</w:t>
            </w:r>
            <w:r>
              <w:t xml:space="preserve">Development in all respects in compliance with the conditions of the Government Grant </w:t>
            </w:r>
            <w:r>
              <w:rPr>
                <w:rFonts w:ascii="Times New Roman" w:hAnsi="Times New Roman"/>
                <w:sz w:val="28"/>
                <w:vertAlign w:val="superscript"/>
              </w:rPr>
              <w:sym w:font="Symbol" w:char="F053"/>
            </w:r>
            <w:r>
              <w:rPr>
                <w:rFonts w:hint="eastAsia"/>
              </w:rPr>
              <w:t>[</w:t>
            </w:r>
            <w:r>
              <w:t xml:space="preserve">in so far as they relate to </w:t>
            </w:r>
            <w:r>
              <w:rPr>
                <w:rFonts w:hint="eastAsia"/>
              </w:rPr>
              <w:t xml:space="preserve">the </w:t>
            </w:r>
            <w:r>
              <w:t>Phase]</w:t>
            </w:r>
            <w:r>
              <w:rPr>
                <w:rFonts w:hint="eastAsia"/>
              </w:rPr>
              <w:t xml:space="preserve"> and</w:t>
            </w:r>
            <w:r>
              <w:t xml:space="preserve"> the building plans </w:t>
            </w:r>
            <w:r>
              <w:rPr>
                <w:rFonts w:hint="eastAsia"/>
              </w:rPr>
              <w:t>(if any) on or before the [</w:t>
            </w:r>
            <w:r>
              <w:rPr>
                <w:rFonts w:hint="eastAsia"/>
                <w:i/>
                <w:iCs/>
              </w:rPr>
              <w:t xml:space="preserve">insert the estimated material date for the development, or the estimated material date for the phase (in the case of a phase of a phased development, other than the final phase of </w:t>
            </w:r>
            <w:r>
              <w:rPr>
                <w:i/>
                <w:iCs/>
              </w:rPr>
              <w:t>a phased development</w:t>
            </w:r>
            <w:r>
              <w:rPr>
                <w:rFonts w:hint="eastAsia"/>
                <w:i/>
                <w:iCs/>
              </w:rPr>
              <w:t xml:space="preserve">), as provided by the Authorized Person </w:t>
            </w:r>
            <w:r>
              <w:rPr>
                <w:i/>
                <w:iCs/>
              </w:rPr>
              <w:t>–</w:t>
            </w:r>
            <w:r>
              <w:rPr>
                <w:rFonts w:hint="eastAsia"/>
                <w:i/>
                <w:iCs/>
              </w:rPr>
              <w:t xml:space="preserve"> see sections 2(1) and 3(3) of the Residential Properties (First-hand Sales) Ordinance </w:t>
            </w:r>
            <w:r>
              <w:rPr>
                <w:i/>
                <w:iCs/>
              </w:rPr>
              <w:t xml:space="preserve">(19 of 2012) </w:t>
            </w:r>
            <w:r>
              <w:rPr>
                <w:rFonts w:hint="eastAsia"/>
                <w:i/>
                <w:iCs/>
              </w:rPr>
              <w:t xml:space="preserve">for the meanings of </w:t>
            </w:r>
            <w:r>
              <w:rPr>
                <w:i/>
                <w:iCs/>
              </w:rPr>
              <w:t>“</w:t>
            </w:r>
            <w:r>
              <w:rPr>
                <w:rFonts w:hint="eastAsia"/>
                <w:i/>
                <w:iCs/>
              </w:rPr>
              <w:t>material date</w:t>
            </w:r>
            <w:r>
              <w:rPr>
                <w:i/>
                <w:iCs/>
              </w:rPr>
              <w:t>”</w:t>
            </w:r>
            <w:r>
              <w:rPr>
                <w:rFonts w:hint="eastAsia"/>
                <w:i/>
                <w:iCs/>
              </w:rPr>
              <w:t xml:space="preserve"> and </w:t>
            </w:r>
            <w:r>
              <w:rPr>
                <w:i/>
                <w:iCs/>
              </w:rPr>
              <w:t>“</w:t>
            </w:r>
            <w:r>
              <w:rPr>
                <w:rFonts w:hint="eastAsia"/>
                <w:i/>
                <w:iCs/>
              </w:rPr>
              <w:t>phased development</w:t>
            </w:r>
            <w:r>
              <w:rPr>
                <w:i/>
                <w:iCs/>
              </w:rPr>
              <w:t>”</w:t>
            </w:r>
            <w:r>
              <w:rPr>
                <w:rFonts w:hint="eastAsia"/>
              </w:rPr>
              <w:t xml:space="preserve">] </w:t>
            </w:r>
            <w:r>
              <w:t>subject to such extensions of time as may be granted by the Authorized Person in accordance with sub-clause (3)(a).</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(2)</w:t>
            </w:r>
          </w:p>
        </w:tc>
        <w:tc>
          <w:tcPr>
            <w:tcW w:w="267" w:type="pct"/>
          </w:tcPr>
          <w:p w:rsidR="003B7112" w:rsidRDefault="003B7112">
            <w:pPr>
              <w:spacing w:line="340" w:lineRule="atLeast"/>
              <w:jc w:val="both"/>
              <w:rPr>
                <w:rFonts w:ascii="Times New Roman" w:hAnsi="Times New Roman"/>
              </w:rPr>
            </w:pPr>
            <w:r>
              <w:rPr>
                <w:rFonts w:ascii="Times New Roman" w:hAnsi="Times New Roman"/>
              </w:rPr>
              <w:t>(a)</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 xml:space="preserve">Subject to sub-clause (2)(b), if the Vendor fails to complete the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by the date specified in sub-clause (1)(c) as extended by any extensions of time granted by the Authorized Person under sub-clause (3)(a), the Purchaser </w:t>
            </w:r>
            <w:r>
              <w:rPr>
                <w:rFonts w:ascii="Times New Roman" w:hAnsi="Times New Roman" w:hint="eastAsia"/>
              </w:rPr>
              <w:t>is</w:t>
            </w:r>
            <w:r>
              <w:rPr>
                <w:rFonts w:ascii="Times New Roman" w:hAnsi="Times New Roman"/>
              </w:rPr>
              <w:t xml:space="preserve"> at liberty</w:t>
            </w:r>
            <w:r>
              <w:rPr>
                <w:rFonts w:ascii="Times New Roman" w:hAnsi="Times New Roman" w:hint="eastAsia"/>
              </w:rPr>
              <w:t>, in addition to any other remedy that the Purchaser may have,</w:t>
            </w:r>
            <w:r>
              <w:rPr>
                <w:rFonts w:ascii="Times New Roman" w:hAnsi="Times New Roman"/>
              </w:rPr>
              <w:t xml:space="preserve"> by notice in writing to the Vendor to rescind this Agreement and upon service of such notice, this Agreement </w:t>
            </w:r>
            <w:r>
              <w:rPr>
                <w:rFonts w:ascii="Times New Roman" w:hAnsi="Times New Roman" w:hint="eastAsia"/>
              </w:rPr>
              <w:t>is</w:t>
            </w:r>
            <w:r>
              <w:rPr>
                <w:rFonts w:ascii="Times New Roman" w:hAnsi="Times New Roman"/>
              </w:rPr>
              <w:t xml:space="preserve">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on those amounts</w:t>
            </w:r>
            <w:r>
              <w:rPr>
                <w:rFonts w:ascii="Times New Roman" w:hAnsi="Times New Roman"/>
              </w:rPr>
              <w:t xml:space="preserve">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up 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 xml:space="preserve">If the Purchaser does not rescind this Agreement under sub-clause (2)(a) within 28 days </w:t>
            </w:r>
            <w:r>
              <w:rPr>
                <w:rFonts w:ascii="Times New Roman" w:hAnsi="Times New Roman" w:hint="eastAsia"/>
              </w:rPr>
              <w:t>after</w:t>
            </w:r>
            <w:r>
              <w:rPr>
                <w:rFonts w:ascii="Times New Roman" w:hAnsi="Times New Roman"/>
              </w:rPr>
              <w:t xml:space="preserve"> the date specified in sub-clause (1)(c) or any extended date</w:t>
            </w:r>
            <w:r>
              <w:rPr>
                <w:rFonts w:ascii="Times New Roman" w:hAnsi="Times New Roman" w:hint="eastAsia"/>
              </w:rPr>
              <w:t xml:space="preserve"> under sub-clause </w:t>
            </w:r>
            <w:r>
              <w:rPr>
                <w:rFonts w:ascii="Times New Roman" w:hAnsi="Times New Roman"/>
              </w:rPr>
              <w:t xml:space="preserve">(3)(a), </w:t>
            </w:r>
            <w:r>
              <w:rPr>
                <w:rFonts w:ascii="Times New Roman" w:hAnsi="Times New Roman" w:hint="eastAsia"/>
              </w:rPr>
              <w:t>the Purchaser is</w:t>
            </w:r>
            <w:r>
              <w:rPr>
                <w:rFonts w:ascii="Times New Roman" w:hAnsi="Times New Roman"/>
              </w:rPr>
              <w:t xml:space="preserve"> deemed, without prejudice to </w:t>
            </w:r>
            <w:r>
              <w:rPr>
                <w:rFonts w:ascii="Times New Roman" w:hAnsi="Times New Roman" w:hint="eastAsia"/>
              </w:rPr>
              <w:t>the Purchaser</w:t>
            </w:r>
            <w:r>
              <w:rPr>
                <w:rFonts w:ascii="Times New Roman" w:hAnsi="Times New Roman"/>
              </w:rPr>
              <w:t>’</w:t>
            </w:r>
            <w:r>
              <w:rPr>
                <w:rFonts w:ascii="Times New Roman" w:hAnsi="Times New Roman" w:hint="eastAsia"/>
              </w:rPr>
              <w:t>s</w:t>
            </w:r>
            <w:r>
              <w:rPr>
                <w:rFonts w:ascii="Times New Roman" w:hAnsi="Times New Roman"/>
              </w:rPr>
              <w:t xml:space="preserve"> rights under sub-clause (2)(c), to have elected to wait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In such event the Vendor shall pay to the Purchaser interest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on all amounts paid under this Agreement from the date following the date specified in sub-clause (1)(c) or any extended date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up to the date of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Such interest shall be paid or allowed as a credit to the Purchaser in respect of the purchase price on completion of the sale and purchase.</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hint="eastAsia"/>
              </w:rPr>
              <w:t xml:space="preserve">Despite sub-clauses </w:t>
            </w:r>
            <w:r>
              <w:rPr>
                <w:rFonts w:ascii="Times New Roman" w:hAnsi="Times New Roman"/>
              </w:rPr>
              <w:t>(2)(a)</w:t>
            </w:r>
            <w:r>
              <w:rPr>
                <w:rFonts w:ascii="Times New Roman" w:hAnsi="Times New Roman" w:hint="eastAsia"/>
              </w:rPr>
              <w:t xml:space="preserve"> and </w:t>
            </w:r>
            <w:r>
              <w:rPr>
                <w:rFonts w:ascii="Times New Roman" w:hAnsi="Times New Roman"/>
              </w:rPr>
              <w:t>(2)(b)</w:t>
            </w:r>
            <w:r>
              <w:rPr>
                <w:rFonts w:ascii="Times New Roman" w:hAnsi="Times New Roman" w:hint="eastAsia"/>
              </w:rPr>
              <w:t xml:space="preserve">, if the </w:t>
            </w:r>
            <w:r>
              <w:rPr>
                <w:rFonts w:ascii="Times New Roman" w:hAnsi="Times New Roman" w:hint="eastAsia"/>
                <w:sz w:val="20"/>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is not completed within a period of 6 months from the date specified in sub-clause (1)(c) or any extended date under sub-clause (3)(a), the Purchaser </w:t>
            </w:r>
            <w:r>
              <w:rPr>
                <w:rFonts w:ascii="Times New Roman" w:hAnsi="Times New Roman" w:hint="eastAsia"/>
              </w:rPr>
              <w:t>is</w:t>
            </w:r>
            <w:r>
              <w:rPr>
                <w:rFonts w:ascii="Times New Roman" w:hAnsi="Times New Roman"/>
              </w:rPr>
              <w:t xml:space="preserve"> at liberty either to rescind this Agreement in which event the provisions of sub-clause (2)(a) relating to repayment and interest apply or to await the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t xml:space="preserve"> </w:t>
            </w:r>
            <w:r>
              <w:rPr>
                <w:rFonts w:ascii="Times New Roman" w:hAnsi="Times New Roman"/>
              </w:rPr>
              <w:t>in which event the provisions of sub-clause (2)(b) relating to the payment of interest apply.</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(3)</w:t>
            </w:r>
          </w:p>
        </w:tc>
        <w:tc>
          <w:tcPr>
            <w:tcW w:w="267" w:type="pct"/>
          </w:tcPr>
          <w:p w:rsidR="003B7112" w:rsidRDefault="003B7112">
            <w:pPr>
              <w:spacing w:line="340" w:lineRule="atLeast"/>
              <w:jc w:val="both"/>
              <w:rPr>
                <w:rFonts w:ascii="Times New Roman" w:hAnsi="Times New Roman"/>
              </w:rPr>
            </w:pPr>
            <w:r>
              <w:rPr>
                <w:rFonts w:ascii="Times New Roman" w:hAnsi="Times New Roman"/>
              </w:rPr>
              <w:t>(a)</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 xml:space="preserve">The Vendor </w:t>
            </w:r>
            <w:r>
              <w:rPr>
                <w:rFonts w:ascii="Times New Roman" w:hAnsi="Times New Roman" w:hint="eastAsia"/>
              </w:rPr>
              <w:t>is</w:t>
            </w:r>
            <w:r>
              <w:rPr>
                <w:rFonts w:ascii="Times New Roman" w:hAnsi="Times New Roman"/>
              </w:rPr>
              <w:t xml:space="preserve"> entitled to such extensions of time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 xml:space="preserve">Phase/Development </w:t>
            </w:r>
            <w:r>
              <w:rPr>
                <w:rFonts w:ascii="Times New Roman" w:hAnsi="Times New Roman"/>
              </w:rPr>
              <w:t xml:space="preserve">beyond the date </w:t>
            </w:r>
            <w:r>
              <w:rPr>
                <w:rFonts w:ascii="Times New Roman" w:hAnsi="Times New Roman" w:hint="eastAsia"/>
              </w:rPr>
              <w:t>specified</w:t>
            </w:r>
            <w:r>
              <w:rPr>
                <w:rFonts w:ascii="Times New Roman" w:hAnsi="Times New Roman"/>
              </w:rPr>
              <w:t xml:space="preserve"> in sub-clause (1)(c) as granted by the Authorized Person and appear to </w:t>
            </w:r>
            <w:r>
              <w:rPr>
                <w:rFonts w:ascii="Times New Roman" w:hAnsi="Times New Roman" w:hint="eastAsia"/>
              </w:rPr>
              <w:t>the Authorized Person</w:t>
            </w:r>
            <w:r>
              <w:rPr>
                <w:rFonts w:ascii="Times New Roman" w:hAnsi="Times New Roman"/>
              </w:rPr>
              <w:t xml:space="preserve"> to be reasonable having regard to delays caused exclusively by any one or more of the following reasons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ind w:left="425" w:hanging="425"/>
              <w:jc w:val="both"/>
              <w:rPr>
                <w:rFonts w:ascii="Times New Roman" w:hAnsi="Times New Roman" w:hint="eastAsia"/>
              </w:rPr>
            </w:pPr>
            <w:r>
              <w:rPr>
                <w:rFonts w:ascii="Times New Roman" w:hAnsi="Times New Roman"/>
              </w:rPr>
              <w:t>(i)</w:t>
            </w:r>
            <w:r>
              <w:rPr>
                <w:rFonts w:ascii="Times New Roman" w:hAnsi="Times New Roman"/>
              </w:rPr>
              <w:tab/>
            </w:r>
            <w:r>
              <w:rPr>
                <w:rFonts w:ascii="Times New Roman" w:hAnsi="Times New Roman" w:hint="eastAsia"/>
              </w:rPr>
              <w:t>s</w:t>
            </w:r>
            <w:r>
              <w:rPr>
                <w:rFonts w:ascii="Times New Roman" w:hAnsi="Times New Roman"/>
              </w:rPr>
              <w:t>trike or lock-out of workmen;</w:t>
            </w:r>
          </w:p>
          <w:p w:rsidR="003B7112" w:rsidRDefault="003B7112">
            <w:pPr>
              <w:spacing w:line="340" w:lineRule="atLeast"/>
              <w:ind w:left="425" w:hanging="425"/>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ind w:left="425" w:hanging="425"/>
              <w:jc w:val="both"/>
              <w:rPr>
                <w:rFonts w:ascii="Times New Roman" w:hAnsi="Times New Roman" w:hint="eastAsia"/>
              </w:rPr>
            </w:pPr>
            <w:r>
              <w:rPr>
                <w:rFonts w:ascii="Times New Roman" w:hAnsi="Times New Roman"/>
              </w:rPr>
              <w:t>(ii)</w:t>
            </w:r>
            <w:r>
              <w:rPr>
                <w:rFonts w:ascii="Times New Roman" w:hAnsi="Times New Roman"/>
              </w:rPr>
              <w:tab/>
            </w:r>
            <w:r>
              <w:rPr>
                <w:rFonts w:ascii="Times New Roman" w:hAnsi="Times New Roman" w:hint="eastAsia"/>
              </w:rPr>
              <w:t>r</w:t>
            </w:r>
            <w:r>
              <w:rPr>
                <w:rFonts w:ascii="Times New Roman" w:hAnsi="Times New Roman"/>
              </w:rPr>
              <w:t>iots or civil commotion;</w:t>
            </w:r>
          </w:p>
          <w:p w:rsidR="003B7112" w:rsidRDefault="003B7112">
            <w:pPr>
              <w:spacing w:line="340" w:lineRule="atLeast"/>
              <w:ind w:left="425" w:hanging="425"/>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ind w:left="425" w:hanging="425"/>
              <w:jc w:val="both"/>
              <w:rPr>
                <w:rFonts w:ascii="Times New Roman" w:hAnsi="Times New Roman" w:hint="eastAsia"/>
              </w:rPr>
            </w:pPr>
            <w:r>
              <w:rPr>
                <w:rFonts w:ascii="Times New Roman" w:hAnsi="Times New Roman"/>
              </w:rPr>
              <w:t>(iii)</w:t>
            </w:r>
            <w:r>
              <w:rPr>
                <w:rFonts w:ascii="Times New Roman" w:hAnsi="Times New Roman"/>
              </w:rPr>
              <w:tab/>
            </w:r>
            <w:r>
              <w:rPr>
                <w:rFonts w:ascii="Times New Roman" w:hAnsi="Times New Roman" w:hint="eastAsia"/>
              </w:rPr>
              <w:t>f</w:t>
            </w:r>
            <w:r>
              <w:rPr>
                <w:rFonts w:ascii="Times New Roman" w:hAnsi="Times New Roman"/>
              </w:rPr>
              <w:t xml:space="preserve">orce majeure or Act </w:t>
            </w:r>
            <w:r>
              <w:rPr>
                <w:rFonts w:ascii="Times New Roman" w:hAnsi="Times New Roman" w:hint="eastAsia"/>
              </w:rPr>
              <w:t>of</w:t>
            </w:r>
            <w:r>
              <w:rPr>
                <w:rFonts w:ascii="Times New Roman" w:hAnsi="Times New Roman"/>
              </w:rPr>
              <w:t xml:space="preserve"> God;</w:t>
            </w:r>
          </w:p>
          <w:p w:rsidR="003B7112" w:rsidRDefault="003B7112">
            <w:pPr>
              <w:spacing w:line="340" w:lineRule="atLeast"/>
              <w:ind w:left="425" w:hanging="425"/>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ind w:left="425" w:hanging="425"/>
              <w:jc w:val="both"/>
              <w:rPr>
                <w:rFonts w:ascii="Times New Roman" w:hAnsi="Times New Roman" w:hint="eastAsia"/>
              </w:rPr>
            </w:pPr>
            <w:r>
              <w:rPr>
                <w:rFonts w:ascii="Times New Roman" w:hAnsi="Times New Roman"/>
              </w:rPr>
              <w:t>(iv)</w:t>
            </w:r>
            <w:r>
              <w:rPr>
                <w:rFonts w:ascii="Times New Roman" w:hAnsi="Times New Roman"/>
              </w:rPr>
              <w:tab/>
            </w:r>
            <w:r>
              <w:rPr>
                <w:rFonts w:ascii="Times New Roman" w:hAnsi="Times New Roman" w:hint="eastAsia"/>
              </w:rPr>
              <w:t>f</w:t>
            </w:r>
            <w:r>
              <w:rPr>
                <w:rFonts w:ascii="Times New Roman" w:hAnsi="Times New Roman"/>
              </w:rPr>
              <w:t xml:space="preserve">ire </w:t>
            </w:r>
            <w:r>
              <w:rPr>
                <w:rFonts w:ascii="Times New Roman" w:hAnsi="Times New Roman" w:hint="eastAsia"/>
              </w:rPr>
              <w:t>or</w:t>
            </w:r>
            <w:r>
              <w:rPr>
                <w:rFonts w:ascii="Times New Roman" w:hAnsi="Times New Roman"/>
              </w:rPr>
              <w:t xml:space="preserve"> other accident beyond the Vendor</w:t>
            </w:r>
            <w:r>
              <w:rPr>
                <w:rFonts w:ascii="Times New Roman" w:hAnsi="Times New Roman"/>
              </w:rPr>
              <w:sym w:font="Times New Roman" w:char="2019"/>
            </w:r>
            <w:r>
              <w:rPr>
                <w:rFonts w:ascii="Times New Roman" w:hAnsi="Times New Roman"/>
              </w:rPr>
              <w:t>s control;</w:t>
            </w:r>
          </w:p>
          <w:p w:rsidR="003B7112" w:rsidRDefault="003B7112">
            <w:pPr>
              <w:spacing w:line="340" w:lineRule="atLeast"/>
              <w:ind w:left="425" w:hanging="425"/>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ind w:left="425" w:hanging="425"/>
              <w:jc w:val="both"/>
              <w:rPr>
                <w:rFonts w:ascii="Times New Roman" w:hAnsi="Times New Roman" w:hint="eastAsia"/>
              </w:rPr>
            </w:pPr>
            <w:r>
              <w:rPr>
                <w:rFonts w:ascii="Times New Roman" w:hAnsi="Times New Roman"/>
              </w:rPr>
              <w:t>(v)</w:t>
            </w:r>
            <w:r>
              <w:rPr>
                <w:rFonts w:ascii="Times New Roman" w:hAnsi="Times New Roman"/>
              </w:rPr>
              <w:tab/>
            </w:r>
            <w:r>
              <w:rPr>
                <w:rFonts w:ascii="Times New Roman" w:hAnsi="Times New Roman" w:hint="eastAsia"/>
              </w:rPr>
              <w:t>w</w:t>
            </w:r>
            <w:r>
              <w:rPr>
                <w:rFonts w:ascii="Times New Roman" w:hAnsi="Times New Roman"/>
              </w:rPr>
              <w:t>ar; or</w:t>
            </w:r>
          </w:p>
          <w:p w:rsidR="003B7112" w:rsidRDefault="003B7112">
            <w:pPr>
              <w:spacing w:line="340" w:lineRule="atLeast"/>
              <w:ind w:left="425" w:hanging="425"/>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rPr>
              <w:t>(vi)</w:t>
            </w:r>
            <w:r>
              <w:rPr>
                <w:rFonts w:ascii="Times New Roman" w:hAnsi="Times New Roman"/>
              </w:rPr>
              <w:tab/>
            </w:r>
            <w:r>
              <w:rPr>
                <w:rFonts w:ascii="Times New Roman" w:hAnsi="Times New Roman" w:hint="eastAsia"/>
              </w:rPr>
              <w:t>i</w:t>
            </w:r>
            <w:r>
              <w:rPr>
                <w:rFonts w:ascii="Times New Roman" w:hAnsi="Times New Roman"/>
              </w:rPr>
              <w:t>nclement weather</w:t>
            </w:r>
            <w:r>
              <w:rPr>
                <w:rFonts w:ascii="Times New Roman" w:hAnsi="Times New Roman" w:hint="eastAsia"/>
              </w:rPr>
              <w:t>.</w:t>
            </w:r>
          </w:p>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hint="eastAsia"/>
              </w:rPr>
              <w:t>F</w:t>
            </w:r>
            <w:r>
              <w:rPr>
                <w:rFonts w:ascii="Times New Roman" w:hAnsi="Times New Roman"/>
              </w:rPr>
              <w:t xml:space="preserve">or the purpose of this </w:t>
            </w:r>
            <w:r>
              <w:rPr>
                <w:rFonts w:ascii="Times New Roman" w:hAnsi="Times New Roman" w:hint="eastAsia"/>
              </w:rPr>
              <w:t>Clause,</w:t>
            </w:r>
            <w:r>
              <w:rPr>
                <w:rFonts w:ascii="Times New Roman" w:hAnsi="Times New Roman"/>
              </w:rPr>
              <w:t xml:space="preserve"> “inclement weather” means rainfall in excess of 20 millimetres in a twenty-four hour period (mid-night to mid-night) as recorded at the Hong Kong Observatory, </w:t>
            </w:r>
            <w:r>
              <w:rPr>
                <w:rFonts w:ascii="Times New Roman" w:hAnsi="Times New Roman" w:hint="eastAsia"/>
              </w:rPr>
              <w:t xml:space="preserve">or the issue of </w:t>
            </w:r>
            <w:r>
              <w:rPr>
                <w:rFonts w:ascii="Times New Roman" w:hAnsi="Times New Roman"/>
              </w:rPr>
              <w:t xml:space="preserve">a Black </w:t>
            </w:r>
            <w:r>
              <w:rPr>
                <w:rFonts w:ascii="Times New Roman" w:hAnsi="Times New Roman" w:hint="eastAsia"/>
              </w:rPr>
              <w:t xml:space="preserve">Rainstorm </w:t>
            </w:r>
            <w:r>
              <w:rPr>
                <w:rFonts w:ascii="Times New Roman" w:hAnsi="Times New Roman"/>
              </w:rPr>
              <w:t xml:space="preserve">Warning </w:t>
            </w:r>
            <w:r>
              <w:rPr>
                <w:rFonts w:ascii="Times New Roman" w:hAnsi="Times New Roman" w:hint="eastAsia"/>
              </w:rPr>
              <w:t>Signal</w:t>
            </w:r>
            <w:r>
              <w:rPr>
                <w:rFonts w:ascii="Times New Roman" w:hAnsi="Times New Roman"/>
              </w:rPr>
              <w:t>,</w:t>
            </w:r>
            <w:r>
              <w:rPr>
                <w:rFonts w:ascii="Times New Roman" w:hAnsi="Times New Roman" w:hint="eastAsia"/>
              </w:rPr>
              <w:t xml:space="preserve"> </w:t>
            </w:r>
            <w:r>
              <w:rPr>
                <w:rFonts w:ascii="Times New Roman" w:hAnsi="Times New Roman"/>
              </w:rPr>
              <w:t>or the hoisting of Typhoon Signal No. 8 or above</w:t>
            </w:r>
            <w:r>
              <w:rPr>
                <w:rFonts w:ascii="Times New Roman" w:hAnsi="Times New Roman" w:hint="eastAsia"/>
              </w:rPr>
              <w:t>,</w:t>
            </w:r>
            <w:r>
              <w:rPr>
                <w:rFonts w:ascii="Times New Roman" w:hAnsi="Times New Roman"/>
              </w:rPr>
              <w:t xml:space="preserve"> at any time between the hours of 8 a.m. and 5 p.m.</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rPr>
              <w:t>(b)</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rPr>
              <w:t xml:space="preserve">The Vendor shall within 14 days </w:t>
            </w:r>
            <w:r>
              <w:rPr>
                <w:rFonts w:ascii="Times New Roman" w:hAnsi="Times New Roman" w:hint="eastAsia"/>
              </w:rPr>
              <w:t>after</w:t>
            </w:r>
            <w:r>
              <w:rPr>
                <w:rFonts w:ascii="Times New Roman" w:hAnsi="Times New Roman"/>
              </w:rPr>
              <w:t xml:space="preserve"> the issue of any such extensions of time granted by the Authorized Person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furnish the Purchaser with a copy of the relevant certificate of extension.</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558" w:type="pct"/>
            <w:gridSpan w:val="2"/>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558" w:type="pct"/>
            <w:gridSpan w:val="2"/>
          </w:tcPr>
          <w:p w:rsidR="003B7112" w:rsidRDefault="003B7112">
            <w:pPr>
              <w:spacing w:line="340" w:lineRule="atLeast"/>
              <w:ind w:firstLineChars="200" w:firstLine="504"/>
              <w:jc w:val="both"/>
              <w:rPr>
                <w:rFonts w:ascii="Times New Roman" w:hAnsi="Times New Roman"/>
                <w:w w:val="90"/>
              </w:rPr>
            </w:pPr>
            <w:r>
              <w:rPr>
                <w:rFonts w:ascii="Times New Roman" w:hAnsi="Times New Roman"/>
                <w:w w:val="90"/>
                <w:sz w:val="28"/>
                <w:vertAlign w:val="superscript"/>
              </w:rPr>
              <w:sym w:font="Symbol" w:char="F064"/>
            </w:r>
            <w:r>
              <w:rPr>
                <w:rFonts w:ascii="Times New Roman" w:hAnsi="Times New Roman"/>
                <w:w w:val="90"/>
                <w:sz w:val="28"/>
                <w:vertAlign w:val="superscript"/>
              </w:rPr>
              <w:sym w:font="Symbol" w:char="F02A"/>
            </w:r>
            <w:r>
              <w:rPr>
                <w:rFonts w:ascii="Times New Roman" w:hAnsi="Times New Roman" w:hint="eastAsia"/>
                <w:w w:val="90"/>
              </w:rPr>
              <w:t>[</w:t>
            </w:r>
            <w:r>
              <w:rPr>
                <w:rFonts w:ascii="Times New Roman" w:hAnsi="Times New Roman"/>
                <w:w w:val="90"/>
              </w:rPr>
              <w:t>(</w:t>
            </w:r>
            <w:r>
              <w:rPr>
                <w:rFonts w:ascii="Times New Roman" w:hAnsi="Times New Roman" w:hint="eastAsia"/>
                <w:w w:val="90"/>
              </w:rPr>
              <w:t>4</w:t>
            </w:r>
            <w:r>
              <w:rPr>
                <w:rFonts w:ascii="Times New Roman" w:hAnsi="Times New Roman"/>
                <w:w w:val="90"/>
              </w:rPr>
              <w:t>)</w:t>
            </w:r>
          </w:p>
        </w:tc>
        <w:tc>
          <w:tcPr>
            <w:tcW w:w="267" w:type="pct"/>
          </w:tcPr>
          <w:p w:rsidR="003B7112" w:rsidRDefault="003B7112">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hint="eastAsia"/>
              </w:rPr>
              <w:t>Despite sub-clause (1)</w:t>
            </w:r>
            <w:r>
              <w:rPr>
                <w:rFonts w:ascii="Times New Roman" w:hAnsi="Times New Roman"/>
              </w:rPr>
              <w:t xml:space="preserve">(c), </w:t>
            </w:r>
            <w:r>
              <w:rPr>
                <w:rFonts w:ascii="Times New Roman" w:hAnsi="Times New Roman" w:hint="eastAsia"/>
              </w:rPr>
              <w:t>t</w:t>
            </w:r>
            <w:r>
              <w:rPr>
                <w:rFonts w:ascii="Times New Roman" w:hAnsi="Times New Roman"/>
              </w:rPr>
              <w:t>he Vendor shall complete the Development by the expiry date of the Building Covenant Period</w:t>
            </w:r>
            <w:r>
              <w:rPr>
                <w:rFonts w:ascii="Times New Roman" w:hAnsi="Times New Roman" w:hint="eastAsia"/>
              </w:rPr>
              <w:t xml:space="preserve"> as required under the </w:t>
            </w:r>
            <w:r>
              <w:rPr>
                <w:rFonts w:ascii="Times New Roman" w:hAnsi="Times New Roman"/>
                <w:w w:val="90"/>
                <w:sz w:val="28"/>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If at any time it appears likely in the opinion of the Authorized Person that the Development will not be completed by the expiry date of the Building Covenant Period</w:t>
            </w:r>
            <w:r>
              <w:rPr>
                <w:rFonts w:ascii="Times New Roman" w:hAnsi="Times New Roman" w:hint="eastAsia"/>
              </w:rPr>
              <w:t>,</w:t>
            </w:r>
            <w:r>
              <w:rPr>
                <w:rFonts w:ascii="Times New Roman" w:hAnsi="Times New Roman"/>
              </w:rPr>
              <w:t xml:space="preserve"> the Vendor shall promptly apply for and obtain such extension of time for completing the Development as </w:t>
            </w:r>
            <w:r>
              <w:rPr>
                <w:rFonts w:ascii="Times New Roman" w:hAnsi="Times New Roman" w:hint="eastAsia"/>
              </w:rPr>
              <w:t>is</w:t>
            </w:r>
            <w:r>
              <w:rPr>
                <w:rFonts w:ascii="Times New Roman" w:hAnsi="Times New Roman"/>
              </w:rPr>
              <w:t xml:space="preserve"> required and shall pay any premium to the Government for such extension.  The Vendor shall notify the Purchaser </w:t>
            </w:r>
            <w:r>
              <w:rPr>
                <w:rFonts w:ascii="Times New Roman" w:hAnsi="Times New Roman" w:hint="eastAsia"/>
              </w:rPr>
              <w:t xml:space="preserve">in writing </w:t>
            </w:r>
            <w:r>
              <w:rPr>
                <w:rFonts w:ascii="Times New Roman" w:hAnsi="Times New Roman"/>
              </w:rPr>
              <w:t xml:space="preserve">of such application and the terms of extension granted within 30 days </w:t>
            </w:r>
            <w:r>
              <w:rPr>
                <w:rFonts w:ascii="Times New Roman" w:hAnsi="Times New Roman" w:hint="eastAsia"/>
              </w:rPr>
              <w:t>after</w:t>
            </w:r>
            <w:r>
              <w:rPr>
                <w:rFonts w:ascii="Times New Roman" w:hAnsi="Times New Roman"/>
              </w:rPr>
              <w:t xml:space="preserve"> each event.</w:t>
            </w: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558" w:type="pct"/>
            <w:gridSpan w:val="2"/>
          </w:tcPr>
          <w:p w:rsidR="003B7112" w:rsidRDefault="003B7112">
            <w:pPr>
              <w:spacing w:line="340" w:lineRule="atLeast"/>
              <w:ind w:firstLineChars="200" w:firstLine="504"/>
              <w:jc w:val="both"/>
              <w:rPr>
                <w:rFonts w:ascii="Times New Roman" w:hAnsi="Times New Roman"/>
                <w:w w:val="90"/>
                <w:sz w:val="28"/>
                <w:vertAlign w:val="superscript"/>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Style w:val="FootnoteReference"/>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rPr>
              <w:t xml:space="preserve">If the Vendor fails to apply for and obtain any necessary extension of time for completing the Development under sub-clause </w:t>
            </w:r>
            <w:r>
              <w:rPr>
                <w:rFonts w:ascii="Times New Roman" w:hAnsi="Times New Roman" w:hint="eastAsia"/>
              </w:rPr>
              <w:t>4</w:t>
            </w:r>
            <w:r>
              <w:rPr>
                <w:rFonts w:ascii="Times New Roman" w:hAnsi="Times New Roman"/>
              </w:rPr>
              <w:t>(</w:t>
            </w:r>
            <w:r>
              <w:rPr>
                <w:rFonts w:ascii="Times New Roman" w:hAnsi="Times New Roman" w:hint="eastAsia"/>
              </w:rPr>
              <w:t>a</w:t>
            </w:r>
            <w:r>
              <w:rPr>
                <w:rFonts w:ascii="Times New Roman" w:hAnsi="Times New Roman"/>
              </w:rPr>
              <w:t xml:space="preserve">) and fails to complete the Development by the expiry date of the Building Covenant Period, the Purchaser </w:t>
            </w:r>
            <w:r>
              <w:rPr>
                <w:rFonts w:ascii="Times New Roman" w:hAnsi="Times New Roman" w:hint="eastAsia"/>
              </w:rPr>
              <w:t>is</w:t>
            </w:r>
            <w:r>
              <w:rPr>
                <w:rFonts w:ascii="Times New Roman" w:hAnsi="Times New Roman"/>
              </w:rPr>
              <w:t xml:space="preserve"> entitled, </w:t>
            </w:r>
            <w:r>
              <w:rPr>
                <w:rFonts w:ascii="Times New Roman" w:hAnsi="Times New Roman"/>
                <w:sz w:val="28"/>
                <w:vertAlign w:val="superscript"/>
              </w:rPr>
              <w:sym w:font="Symbol" w:char="F062"/>
            </w:r>
            <w:r>
              <w:rPr>
                <w:rFonts w:ascii="Times New Roman" w:hAnsi="Times New Roman"/>
              </w:rPr>
              <w:t xml:space="preserve">[unless the completion of the sale and purchase </w:t>
            </w:r>
            <w:r>
              <w:rPr>
                <w:rFonts w:ascii="Times New Roman" w:hAnsi="Times New Roman" w:hint="eastAsia"/>
              </w:rPr>
              <w:t>in this Agreement</w:t>
            </w:r>
            <w:r>
              <w:rPr>
                <w:rFonts w:ascii="Times New Roman" w:hAnsi="Times New Roman"/>
              </w:rPr>
              <w:t xml:space="preserve"> has taken place], in addition to any other remedy that </w:t>
            </w:r>
            <w:r>
              <w:rPr>
                <w:rFonts w:ascii="Times New Roman" w:hAnsi="Times New Roman" w:hint="eastAsia"/>
              </w:rPr>
              <w:t>the Purchaser</w:t>
            </w:r>
            <w:r>
              <w:rPr>
                <w:rFonts w:ascii="Times New Roman" w:hAnsi="Times New Roman"/>
              </w:rPr>
              <w:t xml:space="preserve"> may have, to give the Vendor notice in writing to rescind this Agreement and upon service of such notice, this Agreement  is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 xml:space="preserve">on those amounts </w:t>
            </w:r>
            <w:r>
              <w:rPr>
                <w:rFonts w:ascii="Times New Roman" w:hAnsi="Times New Roman"/>
              </w:rPr>
              <w:t xml:space="preserve">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w:t>
            </w:r>
            <w:r>
              <w:rPr>
                <w:rFonts w:ascii="Times New Roman" w:hAnsi="Times New Roman" w:hint="eastAsia"/>
              </w:rPr>
              <w:t xml:space="preserve">up </w:t>
            </w:r>
            <w:r>
              <w:rPr>
                <w:rFonts w:ascii="Times New Roman" w:hAnsi="Times New Roman"/>
              </w:rPr>
              <w:t xml:space="preserve">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Style w:val="FootnoteReference"/>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r>
              <w:rPr>
                <w:rFonts w:ascii="Times New Roman" w:hAnsi="Times New Roman" w:hint="eastAsia"/>
                <w:sz w:val="22"/>
              </w:rPr>
              <w:t>Certificate of Compliance, consent to assign</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5.</w:t>
            </w:r>
          </w:p>
        </w:tc>
        <w:tc>
          <w:tcPr>
            <w:tcW w:w="224" w:type="pct"/>
          </w:tcPr>
          <w:p w:rsidR="003B7112" w:rsidRDefault="003B7112">
            <w:pPr>
              <w:spacing w:line="340" w:lineRule="atLeast"/>
              <w:jc w:val="both"/>
              <w:rPr>
                <w:rStyle w:val="FootnoteReference"/>
                <w:rFonts w:ascii="Times New Roman" w:hAnsi="Times New Roman" w:hint="eastAsia"/>
              </w:rPr>
            </w:pPr>
            <w:r>
              <w:rPr>
                <w:rFonts w:ascii="Times New Roman" w:hAnsi="Times New Roman" w:hint="eastAsia"/>
              </w:rPr>
              <w:t>(1)</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 xml:space="preserve">The Vendor shall apply in writing for a Certificate of Compliance or the consent of the Director of Lands to assign in respect of </w:t>
            </w:r>
            <w:r>
              <w:rPr>
                <w:rFonts w:ascii="Times New Roman" w:hAnsi="Times New Roman" w:hint="eastAsia"/>
              </w:rPr>
              <w:t xml:space="preserve">the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within 14 days </w:t>
            </w:r>
            <w:r>
              <w:rPr>
                <w:rFonts w:ascii="Times New Roman" w:hAnsi="Times New Roman" w:hint="eastAsia"/>
              </w:rPr>
              <w:t>after</w:t>
            </w:r>
            <w:r>
              <w:rPr>
                <w:rFonts w:ascii="Times New Roman" w:hAnsi="Times New Roman"/>
              </w:rPr>
              <w:t xml:space="preserve"> </w:t>
            </w:r>
            <w:r>
              <w:rPr>
                <w:rFonts w:ascii="Times New Roman" w:hAnsi="Times New Roman" w:hint="eastAsia"/>
              </w:rPr>
              <w:t>its</w:t>
            </w:r>
            <w:r>
              <w:rPr>
                <w:rFonts w:ascii="Times New Roman" w:hAnsi="Times New Roman"/>
              </w:rPr>
              <w:t xml:space="preserve"> having completed</w:t>
            </w:r>
            <w:r>
              <w:rPr>
                <w:rFonts w:ascii="Times New Roman" w:hAnsi="Times New Roman" w:hint="eastAsia"/>
              </w:rPr>
              <w:t xml:space="preserve"> the</w:t>
            </w:r>
            <w:r>
              <w:rPr>
                <w:rFonts w:ascii="Times New Roman" w:hAnsi="Times New Roman"/>
              </w:rPr>
              <w:t xml:space="preserve"> </w:t>
            </w:r>
            <w:r>
              <w:rPr>
                <w:rFonts w:ascii="Times New Roman" w:hAnsi="Times New Roman"/>
                <w:sz w:val="28"/>
                <w:vertAlign w:val="superscript"/>
              </w:rPr>
              <w:sym w:font="Symbol" w:char="F071"/>
            </w:r>
            <w:r>
              <w:rPr>
                <w:rFonts w:ascii="Times New Roman" w:hAnsi="Times New Roman" w:hint="eastAsia"/>
              </w:rPr>
              <w:t xml:space="preserve">Phase/Development </w:t>
            </w:r>
            <w:r>
              <w:rPr>
                <w:rFonts w:ascii="Times New Roman" w:hAnsi="Times New Roman"/>
              </w:rPr>
              <w:t xml:space="preserve">as stipulated in clause </w:t>
            </w:r>
            <w:r>
              <w:rPr>
                <w:rFonts w:ascii="Times New Roman" w:hAnsi="Times New Roman" w:hint="eastAsia"/>
              </w:rPr>
              <w:t>4</w:t>
            </w:r>
            <w:r>
              <w:rPr>
                <w:rFonts w:ascii="Times New Roman" w:hAnsi="Times New Roman"/>
              </w:rPr>
              <w:t>(1)(c).</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hint="eastAsia"/>
                <w:sz w:val="28"/>
                <w:vertAlign w:val="superscript"/>
              </w:rPr>
              <w:sym w:font="Symbol" w:char="F064"/>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 xml:space="preserve">), </w:t>
            </w:r>
            <w:r>
              <w:rPr>
                <w:rFonts w:ascii="Times New Roman" w:hAnsi="Times New Roman" w:hint="eastAsia"/>
              </w:rPr>
              <w:t>4</w:t>
            </w:r>
            <w:r>
              <w:rPr>
                <w:rFonts w:ascii="Times New Roman" w:hAnsi="Times New Roman"/>
              </w:rPr>
              <w:t>(</w:t>
            </w:r>
            <w:r>
              <w:rPr>
                <w:rFonts w:ascii="Times New Roman" w:hAnsi="Times New Roman" w:hint="eastAsia"/>
              </w:rPr>
              <w:t>3</w:t>
            </w:r>
            <w:r>
              <w:rPr>
                <w:rFonts w:ascii="Times New Roman" w:hAnsi="Times New Roman"/>
              </w:rPr>
              <w:t>)</w:t>
            </w:r>
            <w:r>
              <w:rPr>
                <w:rFonts w:ascii="Times New Roman" w:hAnsi="Times New Roman" w:hint="eastAsia"/>
              </w:rPr>
              <w:t xml:space="preserve">(a) and 5(1) </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w:t>
            </w:r>
            <w:r>
              <w:rPr>
                <w:rFonts w:ascii="Times New Roman" w:hAnsi="Times New Roman" w:hint="eastAsia"/>
              </w:rPr>
              <w:t>sub-c</w:t>
            </w:r>
            <w:r>
              <w:rPr>
                <w:rFonts w:ascii="Times New Roman" w:hAnsi="Times New Roman"/>
              </w:rPr>
              <w:t xml:space="preserve">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 or</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 xml:space="preserve">where, under the Government Grant, the consent of the Director of Lands is not required to be given for this sale and purchase, the </w:t>
            </w:r>
            <w:r>
              <w:rPr>
                <w:rFonts w:ascii="Times New Roman" w:hAnsi="Times New Roman"/>
                <w:sz w:val="28"/>
                <w:vertAlign w:val="superscript"/>
              </w:rPr>
              <w:sym w:font="Symbol" w:char="F067"/>
            </w:r>
            <w:r>
              <w:rPr>
                <w:rFonts w:ascii="Times New Roman" w:hAnsi="Times New Roman"/>
              </w:rPr>
              <w:t>Phase/Development is deemed to be completed on the date on which the Occupation Document is issued.]</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b/>
                <w:bCs/>
                <w:u w:val="single"/>
              </w:rPr>
              <w:t>OR</w:t>
            </w: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 xml:space="preserve">(2), </w:t>
            </w:r>
            <w:r>
              <w:rPr>
                <w:rFonts w:ascii="Times New Roman" w:hAnsi="Times New Roman" w:hint="eastAsia"/>
              </w:rPr>
              <w:t>4</w:t>
            </w:r>
            <w:r>
              <w:rPr>
                <w:rFonts w:ascii="Times New Roman" w:hAnsi="Times New Roman"/>
              </w:rPr>
              <w:t xml:space="preserve">(3)(a) and </w:t>
            </w:r>
            <w:r>
              <w:rPr>
                <w:rFonts w:ascii="Times New Roman" w:hAnsi="Times New Roman" w:hint="eastAsia"/>
              </w:rPr>
              <w:t>5</w:t>
            </w:r>
            <w:r>
              <w:rPr>
                <w:rFonts w:ascii="Times New Roman" w:hAnsi="Times New Roman"/>
              </w:rPr>
              <w:t>(</w:t>
            </w:r>
            <w:r>
              <w:rPr>
                <w:rFonts w:ascii="Times New Roman" w:hAnsi="Times New Roman" w:hint="eastAsia"/>
              </w:rPr>
              <w:t>1</w:t>
            </w:r>
            <w:r>
              <w:rPr>
                <w:rFonts w:ascii="Times New Roman" w:hAnsi="Times New Roman"/>
              </w:rPr>
              <w:t>)</w:t>
            </w:r>
            <w:r>
              <w:rPr>
                <w:rFonts w:ascii="Times New Roman" w:hAnsi="Times New Roman" w:hint="eastAsia"/>
              </w:rPr>
              <w:t>,</w:t>
            </w:r>
            <w:r>
              <w:rPr>
                <w:rFonts w:ascii="Times New Roman" w:hAnsi="Times New Roman"/>
              </w:rPr>
              <w:t xml:space="preserv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sub-clause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sz w:val="22"/>
              </w:rPr>
              <w:t>Completion</w:t>
            </w:r>
            <w:r>
              <w:rPr>
                <w:rFonts w:ascii="Times New Roman" w:hAnsi="Times New Roman" w:hint="eastAsia"/>
                <w:sz w:val="22"/>
              </w:rPr>
              <w:t xml:space="preserve"> of sale </w:t>
            </w:r>
          </w:p>
          <w:p w:rsidR="003B7112" w:rsidRDefault="003B7112">
            <w:pPr>
              <w:spacing w:line="340" w:lineRule="atLeast"/>
              <w:rPr>
                <w:rFonts w:ascii="Times New Roman" w:hAnsi="Times New Roman"/>
                <w:sz w:val="22"/>
              </w:rPr>
            </w:pPr>
            <w:r>
              <w:rPr>
                <w:rFonts w:ascii="Times New Roman" w:hAnsi="Times New Roman" w:hint="eastAsia"/>
                <w:sz w:val="22"/>
              </w:rPr>
              <w:t>and purchase</w:t>
            </w:r>
          </w:p>
        </w:tc>
        <w:tc>
          <w:tcPr>
            <w:tcW w:w="334" w:type="pct"/>
          </w:tcPr>
          <w:p w:rsidR="003B7112" w:rsidRDefault="003B7112">
            <w:pPr>
              <w:spacing w:line="340" w:lineRule="atLeast"/>
              <w:jc w:val="both"/>
              <w:rPr>
                <w:rFonts w:ascii="Times New Roman" w:hAnsi="Times New Roman" w:hint="eastAsia"/>
              </w:rPr>
            </w:pPr>
            <w:r>
              <w:rPr>
                <w:rFonts w:ascii="Times New Roman" w:hAnsi="Times New Roman" w:hint="eastAsia"/>
              </w:rPr>
              <w:t>6.</w:t>
            </w:r>
          </w:p>
        </w:tc>
        <w:tc>
          <w:tcPr>
            <w:tcW w:w="224" w:type="pct"/>
          </w:tcPr>
          <w:p w:rsidR="003B7112" w:rsidRDefault="003B7112">
            <w:pPr>
              <w:spacing w:line="340" w:lineRule="atLeast"/>
              <w:jc w:val="both"/>
              <w:rPr>
                <w:rFonts w:ascii="Times New Roman" w:hAnsi="Times New Roman"/>
              </w:rPr>
            </w:pPr>
            <w:r>
              <w:rPr>
                <w:rFonts w:ascii="Times New Roman" w:hAnsi="Times New Roman"/>
              </w:rPr>
              <w:t>(1)</w:t>
            </w:r>
          </w:p>
        </w:tc>
        <w:tc>
          <w:tcPr>
            <w:tcW w:w="267" w:type="pct"/>
          </w:tcPr>
          <w:p w:rsidR="003B7112" w:rsidRDefault="003B7112">
            <w:pPr>
              <w:spacing w:line="340" w:lineRule="atLeast"/>
              <w:jc w:val="both"/>
              <w:rPr>
                <w:rFonts w:ascii="Times New Roman" w:hAnsi="Times New Roman"/>
              </w:rPr>
            </w:pPr>
            <w:r>
              <w:rPr>
                <w:rFonts w:ascii="Times New Roman" w:hAnsi="Times New Roman"/>
                <w:w w:val="90"/>
                <w:sz w:val="28"/>
                <w:vertAlign w:val="superscript"/>
              </w:rPr>
              <w:sym w:font="Symbol" w:char="F064"/>
            </w:r>
            <w:r>
              <w:rPr>
                <w:rFonts w:ascii="Times New Roman" w:hAnsi="Times New Roman"/>
                <w:w w:val="90"/>
              </w:rPr>
              <w:t>[(a)</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Where, under the Government Grant, the consent of the Director of Lands is not required to be given for this sale and purchase, the Vendor shall notify the Purchaser in writing that the Vendor</w:t>
            </w:r>
            <w:r>
              <w:rPr>
                <w:rFonts w:ascii="Times New Roman" w:hAnsi="Times New Roman" w:hint="eastAsia"/>
              </w:rPr>
              <w:t xml:space="preserve"> </w:t>
            </w:r>
            <w:r>
              <w:rPr>
                <w:rFonts w:ascii="Times New Roman" w:hAnsi="Times New Roman"/>
              </w:rPr>
              <w:t xml:space="preserve">is in a position validly to assign the Property within six months </w:t>
            </w:r>
            <w:r>
              <w:rPr>
                <w:rFonts w:ascii="Times New Roman" w:hAnsi="Times New Roman" w:hint="eastAsia"/>
              </w:rPr>
              <w:t>after</w:t>
            </w:r>
            <w:r>
              <w:rPr>
                <w:rFonts w:ascii="Times New Roman" w:hAnsi="Times New Roman"/>
              </w:rPr>
              <w:t xml:space="preserve"> the issue of the Occupation Document.]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jc w:val="both"/>
              <w:rPr>
                <w:rFonts w:ascii="Times New Roman" w:hAnsi="Times New Roman"/>
                <w:b/>
                <w:bCs/>
                <w:u w:val="single"/>
              </w:rPr>
            </w:pPr>
            <w:r>
              <w:rPr>
                <w:rFonts w:ascii="Times New Roman" w:hAnsi="Times New Roman"/>
                <w:b/>
                <w:bCs/>
                <w:u w:val="single"/>
              </w:rPr>
              <w:t>OR</w:t>
            </w:r>
          </w:p>
          <w:p w:rsidR="003B7112" w:rsidRDefault="003B7112">
            <w:pPr>
              <w:spacing w:line="340" w:lineRule="atLeast"/>
              <w:jc w:val="both"/>
              <w:rPr>
                <w:rFonts w:ascii="Times New Roman" w:hAnsi="Times New Roman"/>
                <w:b/>
                <w:bCs/>
              </w:rPr>
            </w:pPr>
          </w:p>
          <w:p w:rsidR="003B7112" w:rsidRDefault="003B7112">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rPr>
              <w:t xml:space="preserve">[The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 xml:space="preserve"> </w:t>
            </w: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(2)</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 xml:space="preserve">The sale and purchase shall be completed at the offices of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during office hours within 14 days </w:t>
            </w:r>
            <w:r>
              <w:rPr>
                <w:rFonts w:ascii="Times New Roman" w:hAnsi="Times New Roman" w:hint="eastAsia"/>
              </w:rPr>
              <w:t>after</w:t>
            </w:r>
            <w:r>
              <w:rPr>
                <w:rFonts w:ascii="Times New Roman" w:hAnsi="Times New Roman"/>
              </w:rPr>
              <w:t xml:space="preserve"> the date of the notification to the Purchaser that the Vendor is in a position validly to assign the Property to the Purchaser.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2"/>
              </w:rPr>
              <w:t>Proper assurance</w:t>
            </w:r>
          </w:p>
        </w:tc>
        <w:tc>
          <w:tcPr>
            <w:tcW w:w="334" w:type="pct"/>
          </w:tcPr>
          <w:p w:rsidR="003B7112" w:rsidRDefault="003B7112">
            <w:pPr>
              <w:spacing w:line="340" w:lineRule="atLeast"/>
              <w:ind w:left="-28"/>
              <w:jc w:val="both"/>
              <w:rPr>
                <w:rFonts w:ascii="Times New Roman" w:hAnsi="Times New Roman"/>
              </w:rPr>
            </w:pPr>
            <w:r>
              <w:rPr>
                <w:rFonts w:hint="eastAsia"/>
              </w:rPr>
              <w:t>7</w:t>
            </w:r>
            <w:r>
              <w:t>.</w:t>
            </w:r>
          </w:p>
        </w:tc>
        <w:tc>
          <w:tcPr>
            <w:tcW w:w="3511" w:type="pct"/>
            <w:gridSpan w:val="4"/>
          </w:tcPr>
          <w:p w:rsidR="003B7112" w:rsidRDefault="003B7112">
            <w:pPr>
              <w:spacing w:line="340" w:lineRule="atLeast"/>
              <w:jc w:val="both"/>
              <w:rPr>
                <w:rFonts w:ascii="Times New Roman" w:hAnsi="Times New Roman" w:hint="eastAsia"/>
              </w:rPr>
            </w:pPr>
            <w:r>
              <w:rPr>
                <w:rFonts w:hint="eastAsia"/>
              </w:rPr>
              <w:t>O</w:t>
            </w:r>
            <w:r>
              <w:t xml:space="preserve">n completion of the sale and purchase, the Vendor and all other necessary parties (if any) </w:t>
            </w:r>
            <w:r>
              <w:rPr>
                <w:rFonts w:hint="eastAsia"/>
              </w:rPr>
              <w:t>shall</w:t>
            </w:r>
            <w:r>
              <w:t xml:space="preserve"> execute a</w:t>
            </w:r>
            <w:r>
              <w:rPr>
                <w:rFonts w:hint="eastAsia"/>
              </w:rPr>
              <w:t>n Assignment</w:t>
            </w:r>
            <w:r>
              <w:t xml:space="preserve"> of the Property to the Purchaser</w:t>
            </w:r>
            <w:r>
              <w:rPr>
                <w:rFonts w:hint="eastAsia"/>
              </w:rPr>
              <w:t xml:space="preserve"> in accordance with this Agreement but otherwise</w:t>
            </w:r>
            <w:r>
              <w:t xml:space="preserve"> free from incumbrances.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Risk</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hint="eastAsia"/>
              </w:rPr>
              <w:t>8</w:t>
            </w:r>
            <w:r>
              <w:rPr>
                <w:rFonts w:ascii="Times New Roman" w:hAnsi="Times New Roman"/>
              </w:rPr>
              <w:t>.</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rPr>
              <w:t>The Property, as between the Vendor and the Purchaser, remains at the Vendor</w:t>
            </w:r>
            <w:r>
              <w:rPr>
                <w:rFonts w:ascii="Times New Roman" w:hAnsi="Times New Roman"/>
              </w:rPr>
              <w:sym w:font="Times New Roman" w:char="2019"/>
            </w:r>
            <w:r>
              <w:rPr>
                <w:rFonts w:ascii="Times New Roman" w:hAnsi="Times New Roman"/>
              </w:rPr>
              <w:t xml:space="preserve">s risk until the date fixed for completion of the sale and purchase in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Requisition on title</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hint="eastAsia"/>
              </w:rPr>
              <w:t>9</w:t>
            </w:r>
            <w:r>
              <w:rPr>
                <w:rFonts w:ascii="Times New Roman" w:hAnsi="Times New Roman"/>
              </w:rPr>
              <w:t>.</w:t>
            </w: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hint="eastAsia"/>
              </w:rPr>
              <w:t>Subject to clause 12(2) and without prejudice to Sections 13 and 13A of the Conveyancing and Property Ordinance (Cap. 219), the Vendor shall not restrict the Purchaser</w:t>
            </w:r>
            <w:r>
              <w:rPr>
                <w:rFonts w:ascii="Times New Roman" w:hAnsi="Times New Roman"/>
              </w:rPr>
              <w:t>’</w:t>
            </w:r>
            <w:r>
              <w:rPr>
                <w:rFonts w:ascii="Times New Roman" w:hAnsi="Times New Roman" w:hint="eastAsia"/>
              </w:rPr>
              <w:t>s right under the law to raise requisition or objection in respect of title.</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 xml:space="preserve">If the Purchaser makes and insists on any objection or requisition in respect of the title or otherwise which the Vendor is unable or (on the ground of difficulty, delay or expense or on any other reasonable ground) unwilling to remove or comply with, the Vendor is, notwithstanding any previous negotiation or litigation, at liberty to cancel the sale on giving to the Purchaser or his </w:t>
            </w:r>
            <w:r>
              <w:rPr>
                <w:rFonts w:ascii="Times New Roman" w:hAnsi="Times New Roman" w:hint="eastAsia"/>
              </w:rPr>
              <w:t>s</w:t>
            </w:r>
            <w:r>
              <w:rPr>
                <w:rFonts w:ascii="Times New Roman" w:hAnsi="Times New Roman"/>
              </w:rPr>
              <w:t>olicitors at least 14 days</w:t>
            </w:r>
            <w:r>
              <w:rPr>
                <w:rFonts w:ascii="Times New Roman" w:hAnsi="Times New Roman"/>
              </w:rPr>
              <w:sym w:font="Times New Roman" w:char="2019"/>
            </w:r>
            <w:r>
              <w:rPr>
                <w:rFonts w:ascii="Times New Roman" w:hAnsi="Times New Roman"/>
              </w:rPr>
              <w:t xml:space="preserve"> notice in writing to that effect, in which case unless the objection or requisition is in the meantime withdrawn, the sale is cancelled on the expiry of </w:t>
            </w:r>
            <w:r>
              <w:rPr>
                <w:rFonts w:ascii="Times New Roman" w:hAnsi="Times New Roman" w:hint="eastAsia"/>
              </w:rPr>
              <w:t>such</w:t>
            </w:r>
            <w:r>
              <w:rPr>
                <w:rFonts w:ascii="Times New Roman" w:hAnsi="Times New Roman"/>
              </w:rPr>
              <w:t xml:space="preserve"> notice and the Purchaser is entitled to a return of the deposit and other sums of money already paid but without interest, costs or compensation.</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sz w:val="22"/>
              </w:rPr>
              <w:t>Government Grant</w:t>
            </w:r>
            <w:r>
              <w:rPr>
                <w:rFonts w:ascii="Times New Roman" w:hAnsi="Times New Roman" w:hint="eastAsia"/>
                <w:sz w:val="22"/>
              </w:rPr>
              <w:t>,</w:t>
            </w:r>
          </w:p>
          <w:p w:rsidR="003B7112" w:rsidRDefault="003B7112">
            <w:pPr>
              <w:spacing w:line="340" w:lineRule="atLeast"/>
              <w:rPr>
                <w:rFonts w:ascii="Times New Roman" w:hAnsi="Times New Roman" w:hint="eastAsia"/>
                <w:sz w:val="22"/>
              </w:rPr>
            </w:pPr>
            <w:r>
              <w:rPr>
                <w:rFonts w:ascii="Times New Roman" w:hAnsi="Times New Roman" w:hint="eastAsia"/>
                <w:sz w:val="22"/>
              </w:rPr>
              <w:t>mis-description</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hint="eastAsia"/>
              </w:rPr>
              <w:t>10</w:t>
            </w:r>
            <w:r>
              <w:rPr>
                <w:rFonts w:ascii="Times New Roman" w:hAnsi="Times New Roman"/>
              </w:rPr>
              <w:t>.</w:t>
            </w:r>
          </w:p>
        </w:tc>
        <w:tc>
          <w:tcPr>
            <w:tcW w:w="224" w:type="pct"/>
          </w:tcPr>
          <w:p w:rsidR="003B7112" w:rsidRDefault="003B7112">
            <w:pPr>
              <w:spacing w:line="340" w:lineRule="atLeast"/>
              <w:jc w:val="both"/>
              <w:rPr>
                <w:rFonts w:ascii="Times New Roman" w:hAnsi="Times New Roman"/>
              </w:rPr>
            </w:pPr>
            <w:r>
              <w:rPr>
                <w:rFonts w:ascii="Times New Roman" w:hAnsi="Times New Roman"/>
              </w:rPr>
              <w:t>(1)</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The Property is sold subject to and with the benefit of the Government Grant, for the term of years created by and with any right of renewal granted by the Government Grant and subject to all easements (if any) subsisting in the Government Grant.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(2)</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No error, mis-statement or mis-description shall cancel the sale nor shall any compensation be allowed in respect of such error, mis-statement or mis-description save as otherwise provided in this Agreement and except where such error, mis-statement or mis-description relates to a matter materially and adversely affecting the value or user of the Property.</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c>
          <w:tcPr>
            <w:tcW w:w="1119" w:type="pct"/>
          </w:tcPr>
          <w:p w:rsidR="003B7112" w:rsidRDefault="003B7112">
            <w:pPr>
              <w:spacing w:line="340" w:lineRule="atLeast"/>
              <w:rPr>
                <w:rFonts w:ascii="Times New Roman" w:hAnsi="Times New Roman"/>
                <w:sz w:val="22"/>
              </w:rPr>
            </w:pPr>
            <w:r>
              <w:rPr>
                <w:rFonts w:ascii="Times New Roman" w:hAnsi="Times New Roman"/>
                <w:sz w:val="22"/>
              </w:rPr>
              <w:t>Warranties</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1</w:t>
            </w:r>
            <w:r>
              <w:rPr>
                <w:rFonts w:ascii="Times New Roman" w:hAnsi="Times New Roman"/>
              </w:rPr>
              <w:t>.</w:t>
            </w:r>
          </w:p>
        </w:tc>
        <w:tc>
          <w:tcPr>
            <w:tcW w:w="2812" w:type="pct"/>
            <w:gridSpan w:val="3"/>
          </w:tcPr>
          <w:p w:rsidR="003B7112" w:rsidRDefault="003B7112">
            <w:pPr>
              <w:spacing w:line="340" w:lineRule="atLeast"/>
              <w:jc w:val="both"/>
              <w:rPr>
                <w:rFonts w:ascii="Times New Roman" w:hAnsi="Times New Roman" w:hint="eastAsia"/>
              </w:rPr>
            </w:pPr>
            <w:r>
              <w:rPr>
                <w:rFonts w:ascii="Times New Roman" w:hAnsi="Times New Roman" w:hint="eastAsia"/>
              </w:rPr>
              <w:t>(1)</w:t>
            </w:r>
            <w:r>
              <w:rPr>
                <w:rFonts w:ascii="Times New Roman" w:hAnsi="Times New Roman"/>
              </w:rPr>
              <w:tab/>
              <w:t>The Vendor warrants -</w:t>
            </w:r>
          </w:p>
        </w:tc>
        <w:tc>
          <w:tcPr>
            <w:tcW w:w="735"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rPr>
              <w:t>that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shall, on or before completion of the </w:t>
            </w:r>
            <w:r>
              <w:rPr>
                <w:rFonts w:ascii="Times New Roman" w:hAnsi="Times New Roman"/>
                <w:sz w:val="28"/>
                <w:vertAlign w:val="superscript"/>
              </w:rPr>
              <w:sym w:font="Symbol" w:char="F071"/>
            </w:r>
            <w:r>
              <w:rPr>
                <w:rFonts w:ascii="Times New Roman" w:hAnsi="Times New Roman" w:hint="eastAsia"/>
              </w:rPr>
              <w:t>Phase/Development</w:t>
            </w:r>
            <w:r>
              <w:rPr>
                <w:rFonts w:ascii="Times New Roman" w:hAnsi="Times New Roman"/>
              </w:rPr>
              <w:t>, be incorporated into the Property</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 xml:space="preserve">that </w:t>
            </w:r>
            <w:r>
              <w:rPr>
                <w:rFonts w:ascii="Times New Roman" w:hAnsi="Times New Roman"/>
                <w:sz w:val="28"/>
                <w:vertAlign w:val="superscript"/>
              </w:rPr>
              <w:sym w:font="Symbol" w:char="F064"/>
            </w:r>
            <w:r>
              <w:rPr>
                <w:rFonts w:hint="eastAsia"/>
                <w:sz w:val="28"/>
                <w:vertAlign w:val="superscript"/>
              </w:rPr>
              <w:sym w:font="Symbol" w:char="F07A"/>
            </w:r>
            <w:r>
              <w:rPr>
                <w:rFonts w:ascii="Times New Roman" w:hAnsi="Times New Roman" w:hint="eastAsia"/>
              </w:rPr>
              <w:t>[</w:t>
            </w:r>
            <w:r>
              <w:rPr>
                <w:rFonts w:ascii="Times New Roman" w:hAnsi="Times New Roman"/>
              </w:rPr>
              <w:t xml:space="preserve">subject to </w:t>
            </w:r>
            <w:r>
              <w:rPr>
                <w:rFonts w:ascii="Times New Roman" w:hAnsi="Times New Roman" w:hint="eastAsia"/>
              </w:rPr>
              <w:t>c</w:t>
            </w:r>
            <w:r>
              <w:rPr>
                <w:rFonts w:ascii="Times New Roman" w:hAnsi="Times New Roman"/>
              </w:rPr>
              <w:t xml:space="preserve">lause </w:t>
            </w:r>
            <w:r>
              <w:rPr>
                <w:rFonts w:ascii="Times New Roman" w:hAnsi="Times New Roman" w:hint="eastAsia"/>
              </w:rPr>
              <w:t>33,]</w:t>
            </w:r>
            <w:r>
              <w:rPr>
                <w:rFonts w:ascii="Times New Roman" w:hAnsi="Times New Roman"/>
              </w:rPr>
              <w:t xml:space="preserve"> the Property will</w:t>
            </w:r>
            <w:r>
              <w:rPr>
                <w:rFonts w:ascii="Times New Roman" w:hAnsi="Times New Roman" w:hint="eastAsia"/>
              </w:rPr>
              <w:t>,</w:t>
            </w:r>
            <w:r>
              <w:rPr>
                <w:rFonts w:ascii="Times New Roman" w:hAnsi="Times New Roman"/>
              </w:rPr>
              <w:t xml:space="preserve"> on completion of the </w:t>
            </w:r>
            <w:r>
              <w:rPr>
                <w:rFonts w:ascii="Times New Roman" w:hAnsi="Times New Roman"/>
                <w:sz w:val="28"/>
                <w:vertAlign w:val="superscript"/>
              </w:rPr>
              <w:sym w:font="Symbol" w:char="F071"/>
            </w:r>
            <w:r>
              <w:rPr>
                <w:rFonts w:ascii="Times New Roman" w:hAnsi="Times New Roman" w:hint="eastAsia"/>
              </w:rPr>
              <w:t>Phase/Development,</w:t>
            </w:r>
            <w:r>
              <w:t xml:space="preserve"> </w:t>
            </w:r>
            <w:r>
              <w:rPr>
                <w:rFonts w:ascii="Times New Roman" w:hAnsi="Times New Roman"/>
              </w:rPr>
              <w:t xml:space="preserve">be as shown on the plan attached </w:t>
            </w:r>
            <w:r>
              <w:rPr>
                <w:rFonts w:ascii="Times New Roman" w:hAnsi="Times New Roman" w:hint="eastAsia"/>
              </w:rPr>
              <w:t>to this Agreement</w:t>
            </w:r>
            <w:r>
              <w:rPr>
                <w:rFonts w:ascii="Times New Roman" w:hAnsi="Times New Roman"/>
              </w:rPr>
              <w:t xml:space="preserve"> and </w:t>
            </w:r>
            <w:r>
              <w:rPr>
                <w:rFonts w:ascii="Times New Roman" w:hAnsi="Times New Roman" w:hint="eastAsia"/>
              </w:rPr>
              <w:t xml:space="preserve">the measurements of </w:t>
            </w:r>
            <w:r>
              <w:rPr>
                <w:rFonts w:ascii="Times New Roman" w:hAnsi="Times New Roman"/>
              </w:rPr>
              <w:t>the</w:t>
            </w:r>
            <w:r>
              <w:rPr>
                <w:rFonts w:ascii="Times New Roman" w:hAnsi="Times New Roman" w:hint="eastAsia"/>
              </w:rPr>
              <w:t xml:space="preserve"> Property will be those as set out in Schedule 4; and</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 xml:space="preserve">that on completion of the Development the Vendor shall provide the communal </w:t>
            </w:r>
            <w:r>
              <w:rPr>
                <w:rFonts w:ascii="Times New Roman" w:hAnsi="Times New Roman"/>
                <w:sz w:val="28"/>
                <w:vertAlign w:val="superscript"/>
              </w:rPr>
              <w:sym w:font="Symbol" w:char="F02A"/>
            </w:r>
            <w:r>
              <w:rPr>
                <w:rFonts w:ascii="Times New Roman" w:hAnsi="Times New Roman"/>
              </w:rPr>
              <w:t xml:space="preserve">[and recreational] facilities </w:t>
            </w:r>
            <w:r>
              <w:rPr>
                <w:rFonts w:ascii="Times New Roman" w:hAnsi="Times New Roman" w:hint="eastAsia"/>
              </w:rPr>
              <w:t xml:space="preserve">as </w:t>
            </w:r>
            <w:r>
              <w:rPr>
                <w:rFonts w:ascii="Times New Roman" w:hAnsi="Times New Roman"/>
              </w:rPr>
              <w:t xml:space="preserve">set out in </w:t>
            </w:r>
            <w:r>
              <w:rPr>
                <w:rFonts w:ascii="Times New Roman" w:hAnsi="Times New Roman" w:hint="eastAsia"/>
              </w:rPr>
              <w:t>clause 32</w:t>
            </w:r>
            <w:r>
              <w:rPr>
                <w:rFonts w:ascii="Times New Roman" w:hAnsi="Times New Roman"/>
              </w:rPr>
              <w:t>.</w:t>
            </w:r>
          </w:p>
        </w:tc>
      </w:tr>
      <w:tr w:rsidR="003B7112">
        <w:tblPrEx>
          <w:tblCellMar>
            <w:top w:w="0" w:type="dxa"/>
            <w:bottom w:w="0" w:type="dxa"/>
          </w:tblCellMar>
        </w:tblPrEx>
        <w:trPr>
          <w:gridAfter w:val="1"/>
          <w:wAfter w:w="36" w:type="pct"/>
          <w:trHeight w:val="254"/>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Height w:val="254"/>
        </w:trPr>
        <w:tc>
          <w:tcPr>
            <w:tcW w:w="1119" w:type="pct"/>
          </w:tcPr>
          <w:p w:rsidR="003B7112" w:rsidRDefault="003B7112">
            <w:pPr>
              <w:spacing w:line="340" w:lineRule="atLeast"/>
              <w:rPr>
                <w:rFonts w:ascii="Times New Roman" w:hAnsi="Times New Roman"/>
                <w:sz w:val="22"/>
              </w:rPr>
            </w:pPr>
          </w:p>
        </w:tc>
        <w:tc>
          <w:tcPr>
            <w:tcW w:w="558" w:type="pct"/>
            <w:gridSpan w:val="2"/>
          </w:tcPr>
          <w:p w:rsidR="003B7112" w:rsidRDefault="003B7112">
            <w:pPr>
              <w:spacing w:line="340" w:lineRule="atLeast"/>
              <w:ind w:firstLineChars="141" w:firstLine="395"/>
              <w:jc w:val="both"/>
              <w:rPr>
                <w:rFonts w:ascii="Times New Roman" w:hAnsi="Times New Roman" w:hint="eastAsia"/>
              </w:rPr>
            </w:pPr>
            <w:r>
              <w:rPr>
                <w:rFonts w:ascii="Times New Roman" w:hAnsi="Times New Roman" w:hint="eastAsia"/>
                <w:sz w:val="28"/>
                <w:vertAlign w:val="superscript"/>
              </w:rPr>
              <w:sym w:font="Symbol" w:char="F063"/>
            </w:r>
            <w:r>
              <w:rPr>
                <w:rFonts w:ascii="Times New Roman" w:hAnsi="Times New Roman" w:hint="eastAsia"/>
              </w:rPr>
              <w:t>[(2)</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hint="eastAsia"/>
              </w:rPr>
              <w:t xml:space="preserve">The Vendor also warrants that the parking space constituting separate unit described in Schedule 3 will, on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be as shown on the plan attached to this Agreement and the area of such parking space to be measured from the centre of its demarcating lines or (if applicable) the interior face of the enclosing walls is as follows </w:t>
            </w:r>
            <w:r>
              <w:rPr>
                <w:rFonts w:ascii="Times New Roman" w:hAnsi="Times New Roman"/>
              </w:rPr>
              <w:t>–</w:t>
            </w: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r>
              <w:rPr>
                <w:rFonts w:ascii="Times New Roman" w:hAnsi="Times New Roman" w:hint="eastAsia"/>
              </w:rPr>
              <w:t>[</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tc>
      </w:tr>
      <w:tr w:rsidR="003B7112">
        <w:tblPrEx>
          <w:tblCellMar>
            <w:top w:w="0" w:type="dxa"/>
            <w:bottom w:w="0" w:type="dxa"/>
          </w:tblCellMar>
        </w:tblPrEx>
        <w:trPr>
          <w:gridAfter w:val="1"/>
          <w:wAfter w:w="36" w:type="pct"/>
          <w:trHeight w:val="254"/>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Height w:val="254"/>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hint="eastAsia"/>
              </w:rPr>
              <w:t xml:space="preserve">The Vendor further warrants </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p>
        </w:tc>
        <w:tc>
          <w:tcPr>
            <w:tcW w:w="3287" w:type="pct"/>
            <w:gridSpan w:val="3"/>
          </w:tcPr>
          <w:p w:rsidR="003B7112" w:rsidRDefault="003B7112">
            <w:pPr>
              <w:numPr>
                <w:ilvl w:val="0"/>
                <w:numId w:val="15"/>
              </w:numPr>
              <w:spacing w:line="340" w:lineRule="atLeast"/>
              <w:jc w:val="both"/>
              <w:rPr>
                <w:rFonts w:ascii="Times New Roman" w:hAnsi="Times New Roman" w:hint="eastAsia"/>
              </w:rPr>
            </w:pPr>
            <w:r>
              <w:rPr>
                <w:rFonts w:ascii="Times New Roman" w:hAnsi="Times New Roman" w:hint="eastAsia"/>
              </w:rPr>
              <w:t xml:space="preserve">that consent in writing for the Vendor to enter into this Agreement has been obtained under the </w:t>
            </w:r>
            <w:r>
              <w:rPr>
                <w:rFonts w:ascii="Times New Roman" w:hAnsi="Times New Roman"/>
                <w:sz w:val="28"/>
                <w:vertAlign w:val="superscript"/>
              </w:rPr>
              <w:sym w:font="Symbol" w:char="F02A"/>
            </w:r>
            <w:r>
              <w:rPr>
                <w:rFonts w:ascii="Times New Roman" w:hAnsi="Times New Roman" w:hint="eastAsia"/>
              </w:rPr>
              <w:t>Government Grant/Exclusion Order/Redevelopment Order; and</w:t>
            </w:r>
          </w:p>
          <w:p w:rsidR="003B7112" w:rsidRDefault="003B7112">
            <w:pPr>
              <w:spacing w:line="340" w:lineRule="atLeast"/>
              <w:jc w:val="both"/>
              <w:rPr>
                <w:rFonts w:ascii="Times New Roman" w:hAnsi="Times New Roman" w:hint="eastAsia"/>
              </w:rPr>
            </w:pPr>
          </w:p>
          <w:p w:rsidR="003B7112" w:rsidRDefault="003B7112">
            <w:pPr>
              <w:numPr>
                <w:ilvl w:val="0"/>
                <w:numId w:val="15"/>
              </w:numPr>
              <w:spacing w:line="340" w:lineRule="atLeast"/>
              <w:jc w:val="both"/>
              <w:rPr>
                <w:rFonts w:ascii="Times New Roman" w:hAnsi="Times New Roman"/>
              </w:rPr>
            </w:pPr>
            <w:r>
              <w:rPr>
                <w:rFonts w:ascii="Times New Roman" w:hAnsi="Times New Roman"/>
              </w:rPr>
              <w:t>that at the date hereof</w:t>
            </w:r>
            <w:r>
              <w:rPr>
                <w:rFonts w:ascii="Times New Roman" w:hAnsi="Times New Roman" w:hint="eastAsia"/>
              </w:rPr>
              <w:t xml:space="preserve"> </w:t>
            </w:r>
            <w:r>
              <w:rPr>
                <w:rFonts w:ascii="Times New Roman" w:hAnsi="Times New Roman"/>
              </w:rPr>
              <w:t>-</w:t>
            </w:r>
          </w:p>
          <w:p w:rsidR="003B7112" w:rsidRDefault="003B7112">
            <w:pPr>
              <w:spacing w:line="340" w:lineRule="atLeast"/>
              <w:jc w:val="both"/>
              <w:rPr>
                <w:rFonts w:ascii="Times New Roman" w:hAnsi="Times New Roman" w:hint="eastAsia"/>
              </w:rPr>
            </w:pPr>
          </w:p>
          <w:p w:rsidR="003B7112" w:rsidRDefault="003B7112">
            <w:pPr>
              <w:numPr>
                <w:ilvl w:val="1"/>
                <w:numId w:val="15"/>
              </w:numPr>
              <w:tabs>
                <w:tab w:val="clear" w:pos="1200"/>
                <w:tab w:val="num" w:pos="1026"/>
              </w:tabs>
              <w:spacing w:line="340" w:lineRule="atLeast"/>
              <w:ind w:left="1026" w:hanging="546"/>
              <w:jc w:val="both"/>
              <w:rPr>
                <w:rFonts w:ascii="Times New Roman" w:hAnsi="Times New Roman"/>
              </w:rPr>
            </w:pPr>
            <w:r>
              <w:rPr>
                <w:rFonts w:ascii="Times New Roman" w:hAnsi="Times New Roman"/>
              </w:rPr>
              <w:t>the building plans ha</w:t>
            </w:r>
            <w:r>
              <w:rPr>
                <w:rFonts w:ascii="Times New Roman" w:hAnsi="Times New Roman" w:hint="eastAsia"/>
              </w:rPr>
              <w:t>ve</w:t>
            </w:r>
            <w:r>
              <w:rPr>
                <w:rFonts w:ascii="Times New Roman" w:hAnsi="Times New Roman"/>
              </w:rPr>
              <w:t xml:space="preserve"> been duly approved;</w:t>
            </w:r>
          </w:p>
          <w:p w:rsidR="003B7112" w:rsidRDefault="003B7112">
            <w:pPr>
              <w:tabs>
                <w:tab w:val="num" w:pos="1026"/>
              </w:tabs>
              <w:spacing w:line="340" w:lineRule="atLeast"/>
              <w:ind w:left="1026" w:hanging="546"/>
              <w:jc w:val="both"/>
              <w:rPr>
                <w:rFonts w:ascii="Times New Roman" w:hAnsi="Times New Roman" w:hint="eastAsia"/>
              </w:rPr>
            </w:pPr>
          </w:p>
          <w:p w:rsidR="003B7112" w:rsidRDefault="003B7112">
            <w:pPr>
              <w:numPr>
                <w:ilvl w:val="1"/>
                <w:numId w:val="15"/>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 xml:space="preserve">the Authorized Person has duly certified that the foundations of the </w:t>
            </w:r>
            <w:r>
              <w:rPr>
                <w:rFonts w:ascii="Times New Roman" w:hAnsi="Times New Roman" w:hint="eastAsia"/>
                <w:sz w:val="28"/>
                <w:vertAlign w:val="superscript"/>
              </w:rPr>
              <w:sym w:font="Symbol" w:char="F067"/>
            </w:r>
            <w:r>
              <w:rPr>
                <w:rFonts w:ascii="Times New Roman" w:hAnsi="Times New Roman" w:hint="eastAsia"/>
              </w:rPr>
              <w:t>Phase/Development have been completed;</w:t>
            </w:r>
          </w:p>
          <w:p w:rsidR="003B7112" w:rsidRDefault="003B7112">
            <w:pPr>
              <w:tabs>
                <w:tab w:val="num" w:pos="1026"/>
              </w:tabs>
              <w:spacing w:line="340" w:lineRule="atLeast"/>
              <w:ind w:left="1026" w:hanging="546"/>
              <w:jc w:val="both"/>
              <w:rPr>
                <w:rFonts w:ascii="Times New Roman" w:hAnsi="Times New Roman" w:hint="eastAsia"/>
              </w:rPr>
            </w:pPr>
          </w:p>
          <w:p w:rsidR="003B7112" w:rsidRDefault="003B7112">
            <w:pPr>
              <w:numPr>
                <w:ilvl w:val="1"/>
                <w:numId w:val="15"/>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 xml:space="preserve">the consent of the Building Authority has been given under the Buildings Ordinance (Cap. 123) to commence building works on the superstructure of the </w:t>
            </w:r>
            <w:r>
              <w:rPr>
                <w:rFonts w:ascii="Times New Roman" w:hAnsi="Times New Roman" w:hint="eastAsia"/>
                <w:sz w:val="28"/>
                <w:vertAlign w:val="superscript"/>
              </w:rPr>
              <w:sym w:font="Symbol" w:char="F067"/>
            </w:r>
            <w:r>
              <w:rPr>
                <w:rFonts w:ascii="Times New Roman" w:hAnsi="Times New Roman" w:hint="eastAsia"/>
              </w:rPr>
              <w:t>Phase/Development; and</w:t>
            </w:r>
          </w:p>
          <w:p w:rsidR="003B7112" w:rsidRDefault="003B7112">
            <w:pPr>
              <w:tabs>
                <w:tab w:val="num" w:pos="1026"/>
              </w:tabs>
              <w:spacing w:line="340" w:lineRule="atLeast"/>
              <w:ind w:left="1026" w:hanging="546"/>
              <w:jc w:val="both"/>
              <w:rPr>
                <w:rFonts w:ascii="Times New Roman" w:hAnsi="Times New Roman"/>
              </w:rPr>
            </w:pPr>
          </w:p>
          <w:p w:rsidR="003B7112" w:rsidRDefault="003B7112">
            <w:pPr>
              <w:numPr>
                <w:ilvl w:val="1"/>
                <w:numId w:val="15"/>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to the best of the Vendor</w:t>
            </w:r>
            <w:r>
              <w:rPr>
                <w:rFonts w:ascii="Times New Roman" w:hAnsi="Times New Roman"/>
              </w:rPr>
              <w:t>’</w:t>
            </w:r>
            <w:r>
              <w:rPr>
                <w:rFonts w:ascii="Times New Roman" w:hAnsi="Times New Roman" w:hint="eastAsia"/>
              </w:rPr>
              <w:t xml:space="preserve">s knowledge, no impediment exists which would prohibit or impede the completion of construction of the </w:t>
            </w:r>
            <w:r>
              <w:rPr>
                <w:rFonts w:ascii="Times New Roman" w:hAnsi="Times New Roman" w:hint="eastAsia"/>
                <w:sz w:val="28"/>
                <w:vertAlign w:val="superscript"/>
              </w:rPr>
              <w:sym w:font="Symbol" w:char="F071"/>
            </w:r>
            <w:r>
              <w:rPr>
                <w:rFonts w:ascii="Times New Roman" w:hAnsi="Times New Roman" w:hint="eastAsia"/>
              </w:rPr>
              <w:t>Phase/ Development within the time specified in clause 4(1)</w:t>
            </w:r>
            <w:r>
              <w:rPr>
                <w:rFonts w:ascii="Times New Roman" w:hAnsi="Times New Roman"/>
              </w:rPr>
              <w:t>(c).</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2"/>
              </w:rPr>
              <w:t>Good title</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12.</w:t>
            </w: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rPr>
              <w:t xml:space="preserve">The Vendor shall </w:t>
            </w:r>
            <w:r>
              <w:rPr>
                <w:rFonts w:ascii="Times New Roman" w:hAnsi="Times New Roman" w:hint="eastAsia"/>
              </w:rPr>
              <w:t>at its own expense show a good</w:t>
            </w:r>
            <w:r>
              <w:rPr>
                <w:rFonts w:ascii="Times New Roman" w:hAnsi="Times New Roman"/>
              </w:rPr>
              <w:t xml:space="preserve"> title to the Property and </w:t>
            </w:r>
            <w:r>
              <w:rPr>
                <w:rFonts w:ascii="Times New Roman" w:hAnsi="Times New Roman" w:hint="eastAsia"/>
              </w:rPr>
              <w:t xml:space="preserve">produce </w:t>
            </w:r>
            <w:r>
              <w:rPr>
                <w:rFonts w:ascii="Times New Roman" w:hAnsi="Times New Roman"/>
              </w:rPr>
              <w:t xml:space="preserve">to the Purchaser </w:t>
            </w:r>
            <w:r>
              <w:rPr>
                <w:rFonts w:ascii="Times New Roman" w:hAnsi="Times New Roman" w:hint="eastAsia"/>
              </w:rPr>
              <w:t xml:space="preserve">for his perusal </w:t>
            </w:r>
            <w:r>
              <w:rPr>
                <w:rFonts w:ascii="Times New Roman" w:hAnsi="Times New Roman"/>
              </w:rPr>
              <w:t xml:space="preserve">such certified or other copies of any deeds or documents of title, wills and matters of public record as may be necessary to </w:t>
            </w:r>
            <w:r>
              <w:rPr>
                <w:rFonts w:ascii="Times New Roman" w:hAnsi="Times New Roman" w:hint="eastAsia"/>
              </w:rPr>
              <w:t xml:space="preserve">complete </w:t>
            </w:r>
            <w:r>
              <w:rPr>
                <w:rFonts w:ascii="Times New Roman" w:hAnsi="Times New Roman"/>
              </w:rPr>
              <w:t xml:space="preserve">such title.  The costs of verifying the title, including search fees, shall be borne by the Purchaser who shall also, if </w:t>
            </w:r>
            <w:r>
              <w:rPr>
                <w:rFonts w:ascii="Times New Roman" w:hAnsi="Times New Roman" w:hint="eastAsia"/>
              </w:rPr>
              <w:t>the Purchaser</w:t>
            </w:r>
            <w:r>
              <w:rPr>
                <w:rFonts w:ascii="Times New Roman" w:hAnsi="Times New Roman"/>
              </w:rPr>
              <w:t xml:space="preserve"> requires certified copies of any documents in the Vendor</w:t>
            </w:r>
            <w:r>
              <w:rPr>
                <w:rFonts w:ascii="Times New Roman" w:hAnsi="Times New Roman"/>
              </w:rPr>
              <w:sym w:font="Times New Roman" w:char="2019"/>
            </w:r>
            <w:r>
              <w:rPr>
                <w:rFonts w:ascii="Times New Roman" w:hAnsi="Times New Roman"/>
              </w:rPr>
              <w:t>s possession relating to other property retained by the Vendor as well as to the Property, pay the cost of such certified copies.</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rPr>
              <w:t>The Purchaser shall raise no objection if the Vendor</w:t>
            </w:r>
            <w:r>
              <w:rPr>
                <w:rFonts w:ascii="Times New Roman" w:hAnsi="Times New Roman"/>
              </w:rPr>
              <w:sym w:font="Times New Roman" w:char="2019"/>
            </w:r>
            <w:r>
              <w:rPr>
                <w:rFonts w:ascii="Times New Roman" w:hAnsi="Times New Roman"/>
              </w:rPr>
              <w:t>s interest in the Property is an equitable interest and not a legal estate.</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p>
        </w:tc>
        <w:tc>
          <w:tcPr>
            <w:tcW w:w="3287" w:type="pct"/>
            <w:gridSpan w:val="3"/>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2"/>
              </w:rPr>
              <w:t>Documents of title</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13.</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rPr>
              <w:t xml:space="preserve">Such of the documents of title as </w:t>
            </w:r>
            <w:r>
              <w:rPr>
                <w:rFonts w:ascii="Times New Roman" w:hAnsi="Times New Roman" w:hint="eastAsia"/>
              </w:rPr>
              <w:t>relate exclusively</w:t>
            </w:r>
            <w:r>
              <w:rPr>
                <w:rFonts w:ascii="Times New Roman" w:hAnsi="Times New Roman"/>
              </w:rPr>
              <w:t xml:space="preserve"> to the Property </w:t>
            </w:r>
            <w:r>
              <w:rPr>
                <w:rFonts w:ascii="Times New Roman" w:hAnsi="Times New Roman" w:hint="eastAsia"/>
              </w:rPr>
              <w:t>shall</w:t>
            </w:r>
            <w:r>
              <w:rPr>
                <w:rFonts w:ascii="Times New Roman" w:hAnsi="Times New Roman"/>
              </w:rPr>
              <w:t xml:space="preserve"> be delivered to the Purchaser.  All other documents of title in the possession of the Vendor </w:t>
            </w:r>
            <w:r>
              <w:rPr>
                <w:rFonts w:ascii="Times New Roman" w:hAnsi="Times New Roman" w:hint="eastAsia"/>
              </w:rPr>
              <w:t>shall</w:t>
            </w:r>
            <w:r>
              <w:rPr>
                <w:rFonts w:ascii="Times New Roman" w:hAnsi="Times New Roman"/>
              </w:rPr>
              <w:t xml:space="preserve"> be retained by </w:t>
            </w:r>
            <w:r>
              <w:rPr>
                <w:rFonts w:ascii="Times New Roman" w:hAnsi="Times New Roman" w:hint="eastAsia"/>
              </w:rPr>
              <w:t>the Vendor who shall</w:t>
            </w:r>
            <w:r>
              <w:rPr>
                <w:rFonts w:ascii="Times New Roman" w:hAnsi="Times New Roman"/>
              </w:rPr>
              <w:t>, if</w:t>
            </w:r>
            <w:r>
              <w:rPr>
                <w:rFonts w:ascii="Times New Roman" w:hAnsi="Times New Roman" w:hint="eastAsia"/>
              </w:rPr>
              <w:t xml:space="preserve"> so</w:t>
            </w:r>
            <w:r>
              <w:rPr>
                <w:rFonts w:ascii="Times New Roman" w:hAnsi="Times New Roman"/>
              </w:rPr>
              <w:t xml:space="preserve"> required</w:t>
            </w:r>
            <w:r>
              <w:rPr>
                <w:rFonts w:ascii="Times New Roman" w:hAnsi="Times New Roman" w:hint="eastAsia"/>
              </w:rPr>
              <w:t xml:space="preserve"> on completion of the sale and purchase</w:t>
            </w:r>
            <w:r>
              <w:rPr>
                <w:rFonts w:ascii="Times New Roman" w:hAnsi="Times New Roman"/>
              </w:rPr>
              <w:t>, give to the Purchaser a covenant for the safe custody</w:t>
            </w:r>
            <w:r>
              <w:rPr>
                <w:rFonts w:ascii="Times New Roman" w:hAnsi="Times New Roman" w:hint="eastAsia"/>
              </w:rPr>
              <w:t xml:space="preserve"> of those documents and for</w:t>
            </w:r>
            <w:r>
              <w:rPr>
                <w:rFonts w:ascii="Times New Roman" w:hAnsi="Times New Roman"/>
              </w:rPr>
              <w:t xml:space="preserve"> production and delivery of copies of </w:t>
            </w:r>
            <w:r>
              <w:rPr>
                <w:rFonts w:ascii="Times New Roman" w:hAnsi="Times New Roman" w:hint="eastAsia"/>
              </w:rPr>
              <w:t xml:space="preserve">those documents </w:t>
            </w:r>
            <w:r>
              <w:rPr>
                <w:rFonts w:ascii="Times New Roman" w:hAnsi="Times New Roman"/>
              </w:rPr>
              <w:t>at the expense of the Purchaser</w:t>
            </w:r>
            <w:r>
              <w:rPr>
                <w:rFonts w:ascii="Times New Roman" w:hAnsi="Times New Roman" w:hint="eastAsia"/>
              </w:rPr>
              <w:t>, such covenant to be prepared by the Purchaser</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p>
        </w:tc>
        <w:tc>
          <w:tcPr>
            <w:tcW w:w="3287" w:type="pct"/>
            <w:gridSpan w:val="3"/>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2"/>
              </w:rPr>
              <w:t>No transfer of Agreement</w:t>
            </w:r>
          </w:p>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14.</w:t>
            </w: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hint="eastAsia"/>
              </w:rPr>
              <w:t xml:space="preserve">Subject to sub-clause (2), the Purchaser shall not nominate any person to take up the Assignment of the Property, sub-sell the Property or transfer the benefit of this Agreement (whether by way of direct or </w:t>
            </w:r>
            <w:r>
              <w:rPr>
                <w:rFonts w:ascii="Times New Roman" w:hAnsi="Times New Roman"/>
              </w:rPr>
              <w:t>indirect</w:t>
            </w:r>
            <w:r>
              <w:rPr>
                <w:rFonts w:ascii="Times New Roman" w:hAnsi="Times New Roman" w:hint="eastAsia"/>
              </w:rPr>
              <w:t xml:space="preserve"> reservation, right of first refusal, option, trust, power of attorney or any other method, arrangement or document of any description, conditional or unconditional) or enter into any agreement so to do before completion of the sale and purchase and execution of the Assignment to the Purchaser.</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Rights of Purchaser</w:t>
            </w: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2</w:t>
            </w:r>
            <w:r>
              <w:rPr>
                <w:rFonts w:ascii="Times New Roman" w:hAnsi="Times New Roman"/>
              </w:rPr>
              <w:t>)</w:t>
            </w:r>
          </w:p>
          <w:p w:rsidR="003B7112" w:rsidRDefault="003B7112">
            <w:pPr>
              <w:spacing w:line="340" w:lineRule="atLeast"/>
              <w:jc w:val="both"/>
              <w:rPr>
                <w:rFonts w:ascii="Times New Roman" w:hAnsi="Times New Roman" w:hint="eastAsia"/>
              </w:rPr>
            </w:pP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 xml:space="preserve">The Purchaser </w:t>
            </w:r>
            <w:r>
              <w:rPr>
                <w:rFonts w:ascii="Times New Roman" w:hAnsi="Times New Roman" w:hint="eastAsia"/>
              </w:rPr>
              <w:t>is</w:t>
            </w:r>
            <w:r>
              <w:rPr>
                <w:rFonts w:ascii="Times New Roman" w:hAnsi="Times New Roman"/>
              </w:rPr>
              <w:t xml:space="preserve"> at any time before completion of the sale and purchase at liberty to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2"/>
              </w:rPr>
              <w:t xml:space="preserve"> </w:t>
            </w: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 xml:space="preserve">charge or mortgage the Property for the purchase money </w:t>
            </w:r>
            <w:r>
              <w:rPr>
                <w:rFonts w:ascii="Times New Roman" w:hAnsi="Times New Roman" w:hint="eastAsia"/>
              </w:rPr>
              <w:t xml:space="preserve">or any part </w:t>
            </w:r>
            <w:r>
              <w:rPr>
                <w:rFonts w:ascii="Times New Roman" w:hAnsi="Times New Roman"/>
              </w:rPr>
              <w:t xml:space="preserve">of the purchase money Provided Always that notice in writing of any such charge or mortgage is given to the Vendor or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instruct any firm of solicitors of his choice to act for him in this Agreement and the Assignment to the Purchaser and in the event that the Purchaser instructs solicitors other than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to act for him, each party shall pay its own solicitors</w:t>
            </w:r>
            <w:r>
              <w:rPr>
                <w:rFonts w:ascii="Times New Roman" w:hAnsi="Times New Roman"/>
              </w:rPr>
              <w:sym w:font="Times New Roman" w:char="2019"/>
            </w:r>
            <w:r>
              <w:rPr>
                <w:rFonts w:ascii="Times New Roman" w:hAnsi="Times New Roman"/>
              </w:rPr>
              <w:t xml:space="preserve"> costs of and incidental to this Agreement and the Assignment to the Purchaser (including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sz w:val="22"/>
              </w:rPr>
              <w:t>Cancellation of Agreement</w:t>
            </w: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(3)</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rPr>
              <w:t xml:space="preserve">In the event of the Purchaser requesting and the Vendor agreeing to execute a Cancellation Agreement or any other means which has the effect of cancelling this Agreement or the obligations of the Purchaser </w:t>
            </w:r>
            <w:r>
              <w:rPr>
                <w:rFonts w:ascii="Times New Roman" w:hAnsi="Times New Roman" w:hint="eastAsia"/>
              </w:rPr>
              <w:t>under this Agreement</w:t>
            </w:r>
            <w:r>
              <w:rPr>
                <w:rFonts w:ascii="Times New Roman" w:hAnsi="Times New Roman"/>
              </w:rPr>
              <w:t xml:space="preserve">, the Vendor </w:t>
            </w:r>
            <w:r>
              <w:rPr>
                <w:rFonts w:ascii="Times New Roman" w:hAnsi="Times New Roman" w:hint="eastAsia"/>
              </w:rPr>
              <w:t>is</w:t>
            </w:r>
            <w:r>
              <w:rPr>
                <w:rFonts w:ascii="Times New Roman" w:hAnsi="Times New Roman"/>
              </w:rPr>
              <w:t xml:space="preserve"> entitled to retain the sum of </w:t>
            </w:r>
            <w:r>
              <w:rPr>
                <w:rFonts w:ascii="Times New Roman" w:hAnsi="Times New Roman" w:hint="eastAsia"/>
              </w:rPr>
              <w:t>5%</w:t>
            </w:r>
            <w:r>
              <w:rPr>
                <w:rFonts w:ascii="Times New Roman" w:hAnsi="Times New Roman"/>
              </w:rPr>
              <w:t xml:space="preserve"> of the total purchase price of the Property as consideration for </w:t>
            </w:r>
            <w:r>
              <w:rPr>
                <w:rFonts w:ascii="Times New Roman" w:hAnsi="Times New Roman" w:hint="eastAsia"/>
              </w:rPr>
              <w:t>its</w:t>
            </w:r>
            <w:r>
              <w:rPr>
                <w:rFonts w:ascii="Times New Roman" w:hAnsi="Times New Roman"/>
              </w:rPr>
              <w:t xml:space="preserve"> agreeing to cancel this Agreement and not as a penalty and the Purchaser will in addition pay or reimburse, as the case may be, to the Vendor all legal costs, charges </w:t>
            </w:r>
            <w:r>
              <w:rPr>
                <w:rFonts w:ascii="Times New Roman" w:hAnsi="Times New Roman" w:hint="eastAsia"/>
              </w:rPr>
              <w:t xml:space="preserve">and </w:t>
            </w:r>
            <w:r>
              <w:rPr>
                <w:rFonts w:ascii="Times New Roman" w:hAnsi="Times New Roman"/>
              </w:rPr>
              <w:t xml:space="preserve">disbursements (including </w:t>
            </w:r>
            <w:r>
              <w:rPr>
                <w:rFonts w:ascii="Times New Roman" w:hAnsi="Times New Roman" w:hint="eastAsia"/>
              </w:rPr>
              <w:t>any</w:t>
            </w:r>
            <w:r>
              <w:rPr>
                <w:rFonts w:ascii="Times New Roman" w:hAnsi="Times New Roman"/>
              </w:rPr>
              <w:t xml:space="preserve"> </w:t>
            </w:r>
            <w:r>
              <w:rPr>
                <w:rFonts w:ascii="Times New Roman" w:hAnsi="Times New Roman" w:hint="eastAsia"/>
              </w:rPr>
              <w:t xml:space="preserve">stamp </w:t>
            </w:r>
            <w:r>
              <w:rPr>
                <w:rFonts w:ascii="Times New Roman" w:hAnsi="Times New Roman"/>
              </w:rPr>
              <w:t>duty) in connection with the cancellation of this Agreement.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tabs>
                <w:tab w:val="left" w:pos="571"/>
              </w:tabs>
              <w:spacing w:line="340" w:lineRule="atLeast"/>
              <w:ind w:left="576" w:hanging="576"/>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sz w:val="22"/>
              </w:rPr>
              <w:t>Costs and disbursements of Agreement</w:t>
            </w:r>
            <w:r>
              <w:rPr>
                <w:rFonts w:ascii="Times New Roman" w:hAnsi="Times New Roman" w:hint="eastAsia"/>
                <w:sz w:val="22"/>
              </w:rPr>
              <w:t>, stamp duty, etc.</w:t>
            </w:r>
            <w:r>
              <w:rPr>
                <w:rFonts w:ascii="Times New Roman" w:hAnsi="Times New Roman"/>
                <w:sz w:val="22"/>
              </w:rPr>
              <w:t xml:space="preserve"> </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5</w:t>
            </w:r>
            <w:r>
              <w:rPr>
                <w:rFonts w:ascii="Times New Roman" w:hAnsi="Times New Roman"/>
              </w:rPr>
              <w:t>.</w:t>
            </w:r>
          </w:p>
        </w:tc>
        <w:tc>
          <w:tcPr>
            <w:tcW w:w="224" w:type="pct"/>
          </w:tcPr>
          <w:p w:rsidR="003B7112" w:rsidRDefault="003B7112">
            <w:pPr>
              <w:spacing w:line="340" w:lineRule="atLeast"/>
              <w:jc w:val="both"/>
              <w:rPr>
                <w:rFonts w:ascii="Times New Roman" w:hAnsi="Times New Roman"/>
              </w:rPr>
            </w:pPr>
            <w:r>
              <w:rPr>
                <w:rFonts w:ascii="Times New Roman" w:hAnsi="Times New Roman"/>
              </w:rPr>
              <w:t>(1)</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 xml:space="preserve">Subject to </w:t>
            </w:r>
            <w:r>
              <w:rPr>
                <w:rFonts w:ascii="Times New Roman" w:hAnsi="Times New Roman" w:hint="eastAsia"/>
              </w:rPr>
              <w:t>c</w:t>
            </w:r>
            <w:r>
              <w:rPr>
                <w:rFonts w:ascii="Times New Roman" w:hAnsi="Times New Roman"/>
              </w:rPr>
              <w:t>lause 1</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w:t>
            </w:r>
            <w:r>
              <w:rPr>
                <w:rFonts w:ascii="Times New Roman" w:hAnsi="Times New Roman" w:hint="eastAsia"/>
              </w:rPr>
              <w:t>b</w:t>
            </w:r>
            <w:r>
              <w:rPr>
                <w:rFonts w:ascii="Times New Roman" w:hAnsi="Times New Roman"/>
              </w:rPr>
              <w:t xml:space="preserve">),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to the Purchaser shall be borne and paid by the </w:t>
            </w:r>
            <w:r>
              <w:rPr>
                <w:rFonts w:ascii="Times New Roman" w:hAnsi="Times New Roman"/>
                <w:sz w:val="28"/>
                <w:vertAlign w:val="superscript"/>
              </w:rPr>
              <w:sym w:font="Symbol" w:char="F02A"/>
            </w:r>
            <w:r>
              <w:rPr>
                <w:rFonts w:ascii="Times New Roman" w:hAnsi="Times New Roman"/>
              </w:rPr>
              <w:t>Purchaser/Vendor.</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(2)</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hint="eastAsia"/>
              </w:rPr>
              <w:t>The ad valorem</w:t>
            </w:r>
            <w:r>
              <w:rPr>
                <w:rFonts w:ascii="Times New Roman" w:hAnsi="Times New Roman"/>
              </w:rPr>
              <w:t xml:space="preserve"> 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CCFFFF"/>
              </w:rPr>
            </w:pPr>
            <w:r>
              <w:rPr>
                <w:rFonts w:ascii="Times New Roman" w:hAnsi="Times New Roman" w:hint="eastAsia"/>
              </w:rPr>
              <w:t>(3)</w:t>
            </w:r>
          </w:p>
        </w:tc>
        <w:tc>
          <w:tcPr>
            <w:tcW w:w="3287" w:type="pct"/>
            <w:gridSpan w:val="3"/>
          </w:tcPr>
          <w:p w:rsidR="003B7112" w:rsidRDefault="003B7112">
            <w:pPr>
              <w:spacing w:line="340" w:lineRule="atLeast"/>
              <w:jc w:val="both"/>
              <w:rPr>
                <w:rFonts w:ascii="Times New Roman" w:hAnsi="Times New Roman" w:hint="eastAsia"/>
                <w:shd w:val="clear" w:color="auto" w:fill="CCFFFF"/>
              </w:rPr>
            </w:pPr>
            <w:r>
              <w:rPr>
                <w:rFonts w:ascii="Times New Roman" w:hAnsi="Times New Roman" w:hint="eastAsia"/>
              </w:rPr>
              <w:t xml:space="preserve">The special </w:t>
            </w:r>
            <w:r>
              <w:rPr>
                <w:rFonts w:ascii="Times New Roman" w:hAnsi="Times New Roman"/>
              </w:rPr>
              <w:t>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FFFF99"/>
              </w:rPr>
            </w:pPr>
            <w:r>
              <w:rPr>
                <w:rFonts w:ascii="Times New Roman" w:hAnsi="Times New Roman" w:hint="eastAsia"/>
              </w:rPr>
              <w:t>(4)</w:t>
            </w:r>
          </w:p>
        </w:tc>
        <w:tc>
          <w:tcPr>
            <w:tcW w:w="3287" w:type="pct"/>
            <w:gridSpan w:val="3"/>
          </w:tcPr>
          <w:p w:rsidR="003B7112" w:rsidRDefault="003B7112">
            <w:pPr>
              <w:spacing w:line="340" w:lineRule="atLeast"/>
              <w:jc w:val="both"/>
              <w:rPr>
                <w:rFonts w:ascii="Times New Roman" w:hAnsi="Times New Roman" w:hint="eastAsia"/>
                <w:shd w:val="clear" w:color="auto" w:fill="FFFF99"/>
              </w:rPr>
            </w:pPr>
            <w:r>
              <w:rPr>
                <w:rFonts w:ascii="Times New Roman" w:hAnsi="Times New Roman" w:hint="eastAsia"/>
              </w:rPr>
              <w:t xml:space="preserve">The registration fees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(5)</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The professional fees for the plan</w:t>
            </w:r>
            <w:r>
              <w:rPr>
                <w:rFonts w:ascii="Times New Roman" w:hAnsi="Times New Roman" w:hint="eastAsia"/>
              </w:rPr>
              <w:t>(s)</w:t>
            </w:r>
            <w:r>
              <w:rPr>
                <w:rFonts w:ascii="Times New Roman" w:hAnsi="Times New Roman"/>
              </w:rPr>
              <w:t xml:space="preserve"> to be annexed to</w:t>
            </w:r>
            <w:r>
              <w:rPr>
                <w:rFonts w:ascii="Times New Roman" w:hAnsi="Times New Roman" w:hint="eastAsia"/>
              </w:rPr>
              <w:t xml:space="preserve"> this Agreement and </w:t>
            </w:r>
            <w:r>
              <w:rPr>
                <w:rFonts w:ascii="Times New Roman" w:hAnsi="Times New Roman"/>
              </w:rPr>
              <w:t xml:space="preserve">the Assignment 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tabs>
                <w:tab w:val="left" w:pos="571"/>
              </w:tabs>
              <w:spacing w:line="340" w:lineRule="atLeast"/>
              <w:ind w:left="576" w:hanging="576"/>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Time of the essence</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6</w:t>
            </w:r>
            <w:r>
              <w:rPr>
                <w:rFonts w:ascii="Times New Roman" w:hAnsi="Times New Roman"/>
              </w:rPr>
              <w:t>.</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rPr>
              <w:t xml:space="preserve">Time </w:t>
            </w:r>
            <w:r>
              <w:rPr>
                <w:rFonts w:ascii="Times New Roman" w:hAnsi="Times New Roman" w:hint="eastAsia"/>
              </w:rPr>
              <w:t>is</w:t>
            </w:r>
            <w:r>
              <w:rPr>
                <w:rFonts w:ascii="Times New Roman" w:hAnsi="Times New Roman"/>
              </w:rPr>
              <w:t xml:space="preserve"> in every respect of the essence of this Agreement.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tabs>
                <w:tab w:val="left" w:pos="571"/>
              </w:tabs>
              <w:spacing w:line="340" w:lineRule="atLeast"/>
              <w:ind w:left="576" w:hanging="576"/>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Default of Purchaser</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7</w:t>
            </w:r>
            <w:r>
              <w:rPr>
                <w:rFonts w:ascii="Times New Roman" w:hAnsi="Times New Roman"/>
              </w:rPr>
              <w:t>.</w:t>
            </w:r>
          </w:p>
        </w:tc>
        <w:tc>
          <w:tcPr>
            <w:tcW w:w="224" w:type="pct"/>
          </w:tcPr>
          <w:p w:rsidR="003B7112" w:rsidRDefault="003B7112">
            <w:pPr>
              <w:spacing w:line="340" w:lineRule="atLeast"/>
              <w:jc w:val="both"/>
              <w:rPr>
                <w:rFonts w:ascii="Times New Roman" w:hAnsi="Times New Roman"/>
              </w:rPr>
            </w:pPr>
            <w:r>
              <w:rPr>
                <w:rFonts w:ascii="Times New Roman" w:hAnsi="Times New Roman"/>
              </w:rPr>
              <w:t>(1)</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 xml:space="preserve">Should the Purchaser fail to observe or comply with any of the terms and conditions contained </w:t>
            </w:r>
            <w:r>
              <w:rPr>
                <w:rFonts w:ascii="Times New Roman" w:hAnsi="Times New Roman" w:hint="eastAsia"/>
              </w:rPr>
              <w:t xml:space="preserve">in this Agreement </w:t>
            </w:r>
            <w:r>
              <w:rPr>
                <w:rFonts w:ascii="Times New Roman" w:hAnsi="Times New Roman"/>
              </w:rPr>
              <w:t xml:space="preserve">or to make the payments in accordance with Schedule </w:t>
            </w:r>
            <w:r>
              <w:rPr>
                <w:rFonts w:ascii="Times New Roman" w:hAnsi="Times New Roman" w:hint="eastAsia"/>
              </w:rPr>
              <w:t xml:space="preserve">5 </w:t>
            </w:r>
            <w:r>
              <w:rPr>
                <w:rFonts w:ascii="Times New Roman" w:hAnsi="Times New Roman"/>
              </w:rPr>
              <w:t xml:space="preserve">or any interest payable </w:t>
            </w:r>
            <w:r>
              <w:rPr>
                <w:rFonts w:ascii="Times New Roman" w:hAnsi="Times New Roman" w:hint="eastAsia"/>
              </w:rPr>
              <w:t>under this Agreement</w:t>
            </w:r>
            <w:r>
              <w:rPr>
                <w:rFonts w:ascii="Times New Roman" w:hAnsi="Times New Roman"/>
              </w:rPr>
              <w:t xml:space="preserve"> within 7 days </w:t>
            </w:r>
            <w:r>
              <w:rPr>
                <w:rFonts w:ascii="Times New Roman" w:hAnsi="Times New Roman" w:hint="eastAsia"/>
              </w:rPr>
              <w:t>after</w:t>
            </w:r>
            <w:r>
              <w:rPr>
                <w:rFonts w:ascii="Times New Roman" w:hAnsi="Times New Roman"/>
              </w:rPr>
              <w:t xml:space="preserve"> the due date, the Vendor may (subject to </w:t>
            </w:r>
            <w:r>
              <w:rPr>
                <w:rFonts w:ascii="Times New Roman" w:hAnsi="Times New Roman" w:hint="eastAsia"/>
              </w:rPr>
              <w:t>c</w:t>
            </w:r>
            <w:r>
              <w:rPr>
                <w:rFonts w:ascii="Times New Roman" w:hAnsi="Times New Roman"/>
              </w:rPr>
              <w:t>lause 3(3)) give to the Purchaser notice in writing calling upon the Purchaser to make good his default.  If the Purchaser fail</w:t>
            </w:r>
            <w:r>
              <w:rPr>
                <w:rFonts w:ascii="Times New Roman" w:hAnsi="Times New Roman" w:hint="eastAsia"/>
              </w:rPr>
              <w:t>s</w:t>
            </w:r>
            <w:r>
              <w:rPr>
                <w:rFonts w:ascii="Times New Roman" w:hAnsi="Times New Roman"/>
              </w:rPr>
              <w:t xml:space="preserve"> within 21 days </w:t>
            </w:r>
            <w:r>
              <w:rPr>
                <w:rFonts w:ascii="Times New Roman" w:hAnsi="Times New Roman" w:hint="eastAsia"/>
              </w:rPr>
              <w:t>after</w:t>
            </w:r>
            <w:r>
              <w:rPr>
                <w:rFonts w:ascii="Times New Roman" w:hAnsi="Times New Roman"/>
              </w:rPr>
              <w:t xml:space="preserve"> the date of service of such notice fully to make good his default, the Vendor may by a further notice in writing forthwith determine this Agreement</w:t>
            </w:r>
            <w:r>
              <w:rPr>
                <w:rFonts w:ascii="Times New Roman" w:hAnsi="Times New Roman" w:hint="eastAsia"/>
              </w:rPr>
              <w:t xml:space="preserve"> and in such event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rPr>
              <w:t>(a)</w:t>
            </w:r>
          </w:p>
        </w:tc>
        <w:tc>
          <w:tcPr>
            <w:tcW w:w="3020" w:type="pct"/>
            <w:gridSpan w:val="2"/>
          </w:tcPr>
          <w:p w:rsidR="003B7112" w:rsidRDefault="003B7112">
            <w:pPr>
              <w:spacing w:line="340" w:lineRule="atLeast"/>
              <w:ind w:left="24" w:hangingChars="10" w:hanging="24"/>
              <w:jc w:val="both"/>
              <w:rPr>
                <w:rFonts w:ascii="Times New Roman" w:hAnsi="Times New Roman"/>
              </w:rPr>
            </w:pPr>
            <w:r>
              <w:rPr>
                <w:rFonts w:ascii="Times New Roman" w:hAnsi="Times New Roman"/>
              </w:rPr>
              <w:t xml:space="preserve">the sum paid by the Purchaser under </w:t>
            </w:r>
            <w:r>
              <w:rPr>
                <w:rFonts w:ascii="Times New Roman" w:hAnsi="Times New Roman" w:hint="eastAsia"/>
              </w:rPr>
              <w:t>paragraph (a)</w:t>
            </w:r>
            <w:r>
              <w:rPr>
                <w:rFonts w:ascii="Times New Roman" w:hAnsi="Times New Roman"/>
              </w:rPr>
              <w:t xml:space="preserve"> of Schedule </w:t>
            </w:r>
            <w:r>
              <w:rPr>
                <w:rFonts w:ascii="Times New Roman" w:hAnsi="Times New Roman" w:hint="eastAsia"/>
              </w:rPr>
              <w:t xml:space="preserve">5 </w:t>
            </w:r>
            <w:r>
              <w:rPr>
                <w:rFonts w:ascii="Times New Roman" w:hAnsi="Times New Roman"/>
              </w:rPr>
              <w:t xml:space="preserve">by way of deposit shall be forfeited to the Vendor; and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rPr>
              <w:t>(b)</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 xml:space="preserve">where the Purchaser has entered into possession of the Property, the Vendor </w:t>
            </w:r>
            <w:r>
              <w:rPr>
                <w:rFonts w:ascii="Times New Roman" w:hAnsi="Times New Roman" w:hint="eastAsia"/>
              </w:rPr>
              <w:t>is</w:t>
            </w:r>
            <w:r>
              <w:rPr>
                <w:rFonts w:ascii="Times New Roman" w:hAnsi="Times New Roman"/>
              </w:rPr>
              <w:t xml:space="preserve"> entitled to re-enter upon the Property and repossess the same free from any right or interest of the Purchaser in the Property and to receive from the Purchaser as occupation fee a sum equal to interest at the rate of 2% per annum above the prime rate specified by The Hongkong and Shanghai Banking Corporation Limited from time to time on the unpaid balance of the purchase price for the period during which the Purchaser was in occupation.</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 xml:space="preserve">Upon determination of this Agreement </w:t>
            </w:r>
            <w:r>
              <w:rPr>
                <w:rFonts w:ascii="Times New Roman" w:hAnsi="Times New Roman" w:hint="eastAsia"/>
              </w:rPr>
              <w:t xml:space="preserve">pursuant to </w:t>
            </w:r>
            <w:r>
              <w:rPr>
                <w:rFonts w:ascii="Times New Roman" w:hAnsi="Times New Roman"/>
              </w:rPr>
              <w:t>sub-clause (1)</w:t>
            </w:r>
            <w:r>
              <w:rPr>
                <w:rFonts w:ascii="Times New Roman" w:hAnsi="Times New Roman" w:hint="eastAsia"/>
              </w:rPr>
              <w:t>,</w:t>
            </w:r>
            <w:r>
              <w:rPr>
                <w:rFonts w:ascii="Times New Roman" w:hAnsi="Times New Roman"/>
              </w:rPr>
              <w:t xml:space="preserve"> the Vendor may resell the Property either by public auction or private contract subject to such stipulations as the Vendor may think fit and any increase in price on a resale belong</w:t>
            </w:r>
            <w:r>
              <w:rPr>
                <w:rFonts w:ascii="Times New Roman" w:hAnsi="Times New Roman" w:hint="eastAsia"/>
              </w:rPr>
              <w:t>s</w:t>
            </w:r>
            <w:r>
              <w:rPr>
                <w:rFonts w:ascii="Times New Roman" w:hAnsi="Times New Roman"/>
              </w:rPr>
              <w:t xml:space="preserve"> to the Vendor.  On a resale, any deficiency in price shall be made good and all expenses attending such resale shall be borne by the Purchaser and such deficiency and expenses shall be recoverable by the Vendor as and for liquidated damages Provided That the Purchaser shall not be called upon to bear such deficiency or expenses unless the Property is resold within 6 months </w:t>
            </w:r>
            <w:r>
              <w:rPr>
                <w:rFonts w:ascii="Times New Roman" w:hAnsi="Times New Roman" w:hint="eastAsia"/>
              </w:rPr>
              <w:t>after</w:t>
            </w:r>
            <w:r>
              <w:rPr>
                <w:rFonts w:ascii="Times New Roman" w:hAnsi="Times New Roman"/>
              </w:rPr>
              <w:t xml:space="preserve"> the determination of this Agreement.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Default of Vendor</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8</w:t>
            </w:r>
            <w:r>
              <w:rPr>
                <w:rFonts w:ascii="Times New Roman" w:hAnsi="Times New Roman"/>
              </w:rPr>
              <w:t>.</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rPr>
              <w:t xml:space="preserve">In the event of the Vendor failing to complete the sale in accordance with the terms and conditions </w:t>
            </w:r>
            <w:r>
              <w:rPr>
                <w:rFonts w:ascii="Times New Roman" w:hAnsi="Times New Roman" w:hint="eastAsia"/>
              </w:rPr>
              <w:t>of this Agreement</w:t>
            </w:r>
            <w:r>
              <w:rPr>
                <w:rFonts w:ascii="Times New Roman" w:hAnsi="Times New Roman"/>
              </w:rPr>
              <w:t>, it shall not be necessary for the Purchaser to tender an Assignment to the Vendor for execution before taking proceedings to enforce specific performance of this Agreement.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Deed of Mutual Covenant</w:t>
            </w: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rPr>
            </w:pPr>
            <w:r>
              <w:rPr>
                <w:rFonts w:ascii="Times New Roman" w:hAnsi="Times New Roman" w:hint="eastAsia"/>
              </w:rPr>
              <w:t>19</w:t>
            </w:r>
            <w:r>
              <w:rPr>
                <w:rFonts w:ascii="Times New Roman" w:hAnsi="Times New Roman"/>
              </w:rPr>
              <w:t>.</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rPr>
              <w:t>On completion of the sale and purchase, the Purchaser shall EITHER enter into a Deed of Mutual Covenant with the Vendor OR at the Vendor</w:t>
            </w:r>
            <w:r>
              <w:rPr>
                <w:rFonts w:ascii="Times New Roman" w:hAnsi="Times New Roman"/>
              </w:rPr>
              <w:sym w:font="Times New Roman" w:char="2019"/>
            </w:r>
            <w:r>
              <w:rPr>
                <w:rFonts w:ascii="Times New Roman" w:hAnsi="Times New Roman"/>
              </w:rPr>
              <w:t xml:space="preserve">s option accept an Assignment of the Property from the Vendor subject to and with the benefit of the Deed of Mutual Covenant entered into by the Vendor with another purchaser or purchasers in respect of the land and the Development.  Such Deed of Mutual Covenant shall follow closely the draft exhibited to the Statutory Declaration subject however to such modifications as are necessitated by changes in the building plans, adjustment of the undivided shares, change in the management company and the like. The provisions of the Deed of Mutual Covenant shall not conflict with the Guidelines set out in </w:t>
            </w:r>
            <w:r>
              <w:rPr>
                <w:rFonts w:ascii="Times New Roman" w:hAnsi="Times New Roman"/>
                <w:bCs/>
              </w:rPr>
              <w:t>Legal Advisory and Conveyancing Office</w:t>
            </w:r>
            <w:r>
              <w:rPr>
                <w:rFonts w:ascii="Times New Roman" w:hAnsi="Times New Roman" w:hint="eastAsia"/>
                <w:bCs/>
              </w:rPr>
              <w:t xml:space="preserve"> </w:t>
            </w:r>
            <w:r>
              <w:rPr>
                <w:rFonts w:ascii="Times New Roman" w:hAnsi="Times New Roman"/>
                <w:bCs/>
              </w:rPr>
              <w:t xml:space="preserve">Circular Memorandum No. </w:t>
            </w:r>
            <w:r>
              <w:rPr>
                <w:rFonts w:ascii="Times New Roman" w:hAnsi="Times New Roman" w:hint="eastAsia"/>
                <w:bCs/>
              </w:rPr>
              <w:t>64</w:t>
            </w:r>
            <w:r>
              <w:rPr>
                <w:rFonts w:ascii="Times New Roman" w:hAnsi="Times New Roman" w:hint="eastAsia"/>
              </w:rPr>
              <w:t xml:space="preserve"> </w:t>
            </w:r>
            <w:r>
              <w:rPr>
                <w:rFonts w:ascii="Times New Roman" w:hAnsi="Times New Roman"/>
              </w:rPr>
              <w:t>as amended from time to time unless otherwise permitted by the Director of Lands.</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sz w:val="22"/>
              </w:rPr>
              <w:t xml:space="preserve">Costs of </w:t>
            </w:r>
            <w:r>
              <w:rPr>
                <w:rFonts w:ascii="Times New Roman" w:hAnsi="Times New Roman" w:hint="eastAsia"/>
                <w:sz w:val="22"/>
              </w:rPr>
              <w:t>Deed of Mutual Covenant</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hint="eastAsia"/>
              </w:rPr>
              <w:t>20</w:t>
            </w:r>
            <w:r>
              <w:rPr>
                <w:rFonts w:ascii="Times New Roman" w:hAnsi="Times New Roman"/>
              </w:rPr>
              <w:t>.</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rPr>
              <w:t xml:space="preserve">The Purchaser shall pay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the costs of and incidental to the Deed of Mutual Covenant in accordance with the scale of costs prescribed in the Solicitors (General) Costs Rules which</w:t>
            </w:r>
            <w:r>
              <w:rPr>
                <w:rFonts w:ascii="Times New Roman" w:hAnsi="Times New Roman" w:hint="eastAsia"/>
              </w:rPr>
              <w:t xml:space="preserve"> </w:t>
            </w:r>
            <w:r>
              <w:rPr>
                <w:rFonts w:ascii="Times New Roman" w:hAnsi="Times New Roman"/>
              </w:rPr>
              <w:t>include the costs for the provision of a certified copy of such Deed of Mutual Covenant to the Purchaser.</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2"/>
              </w:rPr>
              <w:t>Possession, utility deposits</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21.</w:t>
            </w: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3B7112" w:rsidRDefault="003B7112">
            <w:pPr>
              <w:spacing w:line="340" w:lineRule="atLeast"/>
              <w:jc w:val="both"/>
              <w:rPr>
                <w:rFonts w:ascii="Times New Roman" w:hAnsi="Times New Roman"/>
              </w:rPr>
            </w:pPr>
            <w:r>
              <w:t xml:space="preserve">Subject as mentioned in this Agreement, the Purchaser </w:t>
            </w:r>
            <w:r>
              <w:rPr>
                <w:rFonts w:hint="eastAsia"/>
              </w:rPr>
              <w:t>is,</w:t>
            </w:r>
            <w:r>
              <w:t xml:space="preserve"> on completion of the sale and purchase</w:t>
            </w:r>
            <w:r>
              <w:rPr>
                <w:rFonts w:hint="eastAsia"/>
              </w:rPr>
              <w:t>,</w:t>
            </w:r>
            <w:r>
              <w:t xml:space="preserve"> entitled to vacant possession of the Property, all outgoings including Government rent, rates and management fees up to and </w:t>
            </w:r>
            <w:r>
              <w:rPr>
                <w:rFonts w:hint="eastAsia"/>
              </w:rPr>
              <w:t>inclusive of</w:t>
            </w:r>
            <w:r>
              <w:t xml:space="preserve"> the completion date being paid by the Vendor.</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 xml:space="preserve">Before </w:t>
            </w:r>
            <w:r>
              <w:rPr>
                <w:rFonts w:ascii="Times New Roman" w:hAnsi="Times New Roman" w:hint="eastAsia"/>
              </w:rPr>
              <w:t>the Purchaser is</w:t>
            </w:r>
            <w:r>
              <w:rPr>
                <w:rFonts w:ascii="Times New Roman" w:hAnsi="Times New Roman"/>
              </w:rPr>
              <w:t xml:space="preserve"> entitled to possession of the Property</w:t>
            </w:r>
            <w:r>
              <w:rPr>
                <w:rFonts w:ascii="Times New Roman" w:hAnsi="Times New Roman" w:hint="eastAsia"/>
              </w:rPr>
              <w:t>,</w:t>
            </w:r>
            <w:r>
              <w:rPr>
                <w:rFonts w:ascii="Times New Roman" w:hAnsi="Times New Roman"/>
              </w:rPr>
              <w:t xml:space="preserve"> the Purchaser shall</w:t>
            </w:r>
            <w:r>
              <w:rPr>
                <w:rFonts w:ascii="Times New Roman" w:hAnsi="Times New Roman" w:hint="eastAsia"/>
              </w:rPr>
              <w:t xml:space="preserve"> </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ind w:left="458" w:hangingChars="191" w:hanging="458"/>
              <w:jc w:val="both"/>
              <w:rPr>
                <w:rFonts w:ascii="Times New Roman" w:hAnsi="Times New Roman"/>
              </w:rPr>
            </w:pPr>
            <w:r>
              <w:rPr>
                <w:rFonts w:ascii="Times New Roman" w:hAnsi="Times New Roman" w:hint="eastAsia"/>
              </w:rPr>
              <w:t>(a)</w:t>
            </w:r>
            <w:r>
              <w:rPr>
                <w:rFonts w:ascii="Times New Roman" w:hAnsi="Times New Roman"/>
              </w:rPr>
              <w:tab/>
              <w:t>reimburse the Vendor a due proportion of any deposits paid by the Vendor for the supply of water</w:t>
            </w:r>
            <w:r>
              <w:rPr>
                <w:rFonts w:ascii="Times New Roman" w:hAnsi="Times New Roman" w:hint="eastAsia"/>
              </w:rPr>
              <w:t>,</w:t>
            </w:r>
            <w:r>
              <w:rPr>
                <w:rFonts w:ascii="Times New Roman" w:hAnsi="Times New Roman"/>
              </w:rPr>
              <w:t xml:space="preserve"> electricity and gas (if any) to the </w:t>
            </w:r>
            <w:r>
              <w:rPr>
                <w:rFonts w:ascii="Times New Roman" w:hAnsi="Times New Roman" w:hint="eastAsia"/>
              </w:rPr>
              <w:t xml:space="preserve">common areas or </w:t>
            </w:r>
            <w:r>
              <w:rPr>
                <w:rFonts w:ascii="Times New Roman" w:hAnsi="Times New Roman"/>
              </w:rPr>
              <w:t>common parts of the Development; and</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ind w:left="458" w:hangingChars="191" w:hanging="458"/>
              <w:jc w:val="both"/>
              <w:rPr>
                <w:rFonts w:ascii="Times New Roman" w:hAnsi="Times New Roman"/>
              </w:rPr>
            </w:pPr>
            <w:r>
              <w:rPr>
                <w:rFonts w:ascii="Times New Roman" w:hAnsi="Times New Roman" w:hint="eastAsia"/>
              </w:rPr>
              <w:t>(b)</w:t>
            </w:r>
            <w:r>
              <w:rPr>
                <w:rFonts w:ascii="Times New Roman" w:hAnsi="Times New Roman"/>
              </w:rPr>
              <w:tab/>
              <w:t>pay to the Vendor or the man</w:t>
            </w:r>
            <w:r>
              <w:rPr>
                <w:rFonts w:ascii="Times New Roman" w:hAnsi="Times New Roman" w:hint="eastAsia"/>
              </w:rPr>
              <w:t>a</w:t>
            </w:r>
            <w:r>
              <w:rPr>
                <w:rFonts w:ascii="Times New Roman" w:hAnsi="Times New Roman"/>
              </w:rPr>
              <w:t>ger of the Development all the deposits and advance payments payable under the Deed of Mutual Covenant.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Adjustment of undivided shares</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22.</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rPr>
              <w:t xml:space="preserve">The Vendor reserves the right to adjust the number of undivided shares into which the land and the Development </w:t>
            </w:r>
            <w:r>
              <w:rPr>
                <w:rFonts w:ascii="Times New Roman" w:hAnsi="Times New Roman" w:hint="eastAsia"/>
              </w:rPr>
              <w:t>are</w:t>
            </w:r>
            <w:r>
              <w:rPr>
                <w:rFonts w:ascii="Times New Roman" w:hAnsi="Times New Roman"/>
              </w:rPr>
              <w:t xml:space="preserve"> notionally divided and the fraction which each share bears to the whole Provided That such adjustment shall not</w:t>
            </w:r>
            <w:r>
              <w:rPr>
                <w:rFonts w:ascii="Times New Roman" w:hAnsi="Times New Roman" w:hint="eastAsia"/>
              </w:rPr>
              <w:t xml:space="preserve">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rPr>
              <w:t xml:space="preserve">alter the total number of undivided shares by more than 3% without the prior </w:t>
            </w:r>
            <w:r>
              <w:rPr>
                <w:rFonts w:ascii="Times New Roman" w:hAnsi="Times New Roman" w:hint="eastAsia"/>
              </w:rPr>
              <w:t xml:space="preserve">written </w:t>
            </w:r>
            <w:r>
              <w:rPr>
                <w:rFonts w:ascii="Times New Roman" w:hAnsi="Times New Roman"/>
              </w:rPr>
              <w:t>consent of the Director of Lands</w:t>
            </w:r>
            <w:r>
              <w:rPr>
                <w:rFonts w:ascii="Times New Roman" w:hAnsi="Times New Roman" w:hint="eastAsia"/>
              </w:rPr>
              <w:t>;</w:t>
            </w:r>
            <w:r>
              <w:rPr>
                <w:rFonts w:ascii="Times New Roman" w:hAnsi="Times New Roman"/>
              </w:rPr>
              <w:t xml:space="preserve"> or</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rPr>
              <w:t>affect the Purchaser</w:t>
            </w:r>
            <w:r>
              <w:rPr>
                <w:rFonts w:ascii="Times New Roman" w:hAnsi="Times New Roman"/>
              </w:rPr>
              <w:sym w:font="Times New Roman" w:char="2019"/>
            </w:r>
            <w:r>
              <w:rPr>
                <w:rFonts w:ascii="Times New Roman" w:hAnsi="Times New Roman"/>
              </w:rPr>
              <w:t>s exclusive right and privilege to hold, use, occupy and enjoy the Property.</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Alteration of standard terms</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rPr>
              <w:t>23.</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hint="eastAsia"/>
              </w:rPr>
              <w:t>None of the terms and conditions of this Agreement shall in any way be altered or varied nor shall any arrangement or agreement (whether written or otherwise) whatsoever be entered into which has the effect of altering or varying the terms and conditions of this Agreement without the prior written approval of the Director of Lands.</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Registration</w:t>
            </w:r>
          </w:p>
          <w:p w:rsidR="003B7112" w:rsidRDefault="003B7112">
            <w:pPr>
              <w:spacing w:line="340" w:lineRule="atLeast"/>
              <w:rPr>
                <w:rFonts w:ascii="Times New Roman" w:hAnsi="Times New Roman"/>
                <w:sz w:val="22"/>
              </w:rPr>
            </w:pPr>
          </w:p>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rPr>
            </w:pPr>
            <w:r>
              <w:rPr>
                <w:rFonts w:ascii="Times New Roman" w:hAnsi="Times New Roman"/>
              </w:rPr>
              <w:t>24.</w:t>
            </w:r>
          </w:p>
        </w:tc>
        <w:tc>
          <w:tcPr>
            <w:tcW w:w="3511" w:type="pct"/>
            <w:gridSpan w:val="4"/>
          </w:tcPr>
          <w:p w:rsidR="003B7112" w:rsidRDefault="003B7112">
            <w:pPr>
              <w:spacing w:line="340" w:lineRule="atLeast"/>
              <w:jc w:val="both"/>
              <w:rPr>
                <w:rFonts w:ascii="Times New Roman" w:hAnsi="Times New Roman" w:hint="eastAsia"/>
              </w:rPr>
            </w:pPr>
            <w:r>
              <w:rPr>
                <w:rFonts w:ascii="Times New Roman" w:hAnsi="Times New Roman"/>
              </w:rPr>
              <w:t xml:space="preserve">This Agreement shall be registered </w:t>
            </w:r>
            <w:r>
              <w:rPr>
                <w:rFonts w:ascii="Times New Roman" w:hAnsi="Times New Roman" w:hint="eastAsia"/>
              </w:rPr>
              <w:t>in</w:t>
            </w:r>
            <w:r>
              <w:rPr>
                <w:rFonts w:ascii="Times New Roman" w:hAnsi="Times New Roman"/>
              </w:rPr>
              <w:t xml:space="preserve"> the Land Registry within </w:t>
            </w:r>
            <w:r>
              <w:rPr>
                <w:rFonts w:ascii="Times New Roman" w:hAnsi="Times New Roman" w:hint="eastAsia"/>
              </w:rPr>
              <w:t>one</w:t>
            </w:r>
            <w:r>
              <w:rPr>
                <w:rFonts w:ascii="Times New Roman" w:hAnsi="Times New Roman"/>
              </w:rPr>
              <w:t xml:space="preserve"> month </w:t>
            </w:r>
            <w:r>
              <w:rPr>
                <w:rFonts w:ascii="Times New Roman" w:hAnsi="Times New Roman" w:hint="eastAsia"/>
              </w:rPr>
              <w:t>after</w:t>
            </w:r>
            <w:r>
              <w:rPr>
                <w:rFonts w:ascii="Times New Roman" w:hAnsi="Times New Roman"/>
              </w:rPr>
              <w:t xml:space="preserve"> </w:t>
            </w:r>
            <w:r>
              <w:rPr>
                <w:rFonts w:ascii="Times New Roman" w:hAnsi="Times New Roman" w:hint="eastAsia"/>
              </w:rPr>
              <w:t>[</w:t>
            </w:r>
            <w:r>
              <w:rPr>
                <w:rFonts w:ascii="Times New Roman" w:hAnsi="Times New Roman" w:hint="eastAsia"/>
                <w:i/>
                <w:iCs/>
              </w:rPr>
              <w:t>insert date of preliminary agreement for sale and purchase</w:t>
            </w:r>
            <w:r>
              <w:rPr>
                <w:rFonts w:ascii="Times New Roman" w:hAnsi="Times New Roman" w:hint="eastAsia"/>
              </w:rPr>
              <w:t xml:space="preserve">] </w:t>
            </w:r>
            <w:r>
              <w:rPr>
                <w:rFonts w:ascii="Times New Roman" w:hAnsi="Times New Roman"/>
              </w:rPr>
              <w:t xml:space="preserve">being the date of the preliminary agreement referred to </w:t>
            </w:r>
            <w:r>
              <w:rPr>
                <w:rFonts w:ascii="Times New Roman" w:hAnsi="Times New Roman" w:hint="eastAsia"/>
              </w:rPr>
              <w:t>in paragraph</w:t>
            </w:r>
            <w:r>
              <w:rPr>
                <w:rFonts w:ascii="Times New Roman" w:hAnsi="Times New Roman"/>
              </w:rPr>
              <w:t xml:space="preserve"> (g)</w:t>
            </w:r>
            <w:r>
              <w:rPr>
                <w:rFonts w:ascii="Times New Roman" w:hAnsi="Times New Roman" w:hint="eastAsia"/>
              </w:rPr>
              <w:t xml:space="preserve"> of Schedule 8</w:t>
            </w:r>
            <w:r>
              <w:rPr>
                <w:rFonts w:ascii="Times New Roman" w:hAnsi="Times New Roman"/>
              </w:rPr>
              <w:t xml:space="preserve">.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2"/>
              </w:rPr>
              <w:t xml:space="preserve">No </w:t>
            </w:r>
            <w:r>
              <w:rPr>
                <w:rFonts w:ascii="Times New Roman" w:hAnsi="Times New Roman"/>
                <w:sz w:val="28"/>
                <w:vertAlign w:val="superscript"/>
              </w:rPr>
              <w:sym w:font="Symbol" w:char="F02A"/>
            </w:r>
            <w:r>
              <w:rPr>
                <w:rFonts w:ascii="Times New Roman" w:hAnsi="Times New Roman" w:hint="eastAsia"/>
                <w:sz w:val="22"/>
              </w:rPr>
              <w:t>[</w:t>
            </w:r>
            <w:r>
              <w:rPr>
                <w:rFonts w:ascii="Times New Roman" w:hAnsi="Times New Roman"/>
                <w:sz w:val="22"/>
              </w:rPr>
              <w:t>further</w:t>
            </w:r>
            <w:r>
              <w:rPr>
                <w:rFonts w:ascii="Times New Roman" w:hAnsi="Times New Roman" w:hint="eastAsia"/>
                <w:sz w:val="22"/>
              </w:rPr>
              <w:t>] mortgage by Vendor</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rPr>
              <w:t>25.</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rPr>
              <w:t xml:space="preserve">The Vendor shall not after the execution of this Agreement enter into any </w:t>
            </w:r>
            <w:r>
              <w:rPr>
                <w:rFonts w:ascii="Times New Roman" w:hAnsi="Times New Roman"/>
                <w:sz w:val="28"/>
                <w:vertAlign w:val="superscript"/>
              </w:rPr>
              <w:sym w:font="Symbol" w:char="F02A"/>
            </w:r>
            <w:r>
              <w:rPr>
                <w:rFonts w:ascii="Times New Roman" w:hAnsi="Times New Roman"/>
              </w:rPr>
              <w:t xml:space="preserve">[further] mortgage or charge of the Property or any other part of the land or the Development without obtaining the prior written consent of the Director of Lands but nothing </w:t>
            </w:r>
            <w:r>
              <w:rPr>
                <w:rFonts w:ascii="Times New Roman" w:hAnsi="Times New Roman" w:hint="eastAsia"/>
              </w:rPr>
              <w:t>in this Agreement</w:t>
            </w:r>
            <w:r>
              <w:rPr>
                <w:rFonts w:ascii="Times New Roman" w:hAnsi="Times New Roman"/>
              </w:rPr>
              <w:t xml:space="preserve"> shall prevent the Vendor from charging the unpaid proceeds of sale under this Agreement (subject however to </w:t>
            </w:r>
            <w:r>
              <w:rPr>
                <w:rFonts w:ascii="Times New Roman" w:hAnsi="Times New Roman" w:hint="eastAsia"/>
              </w:rPr>
              <w:t>c</w:t>
            </w:r>
            <w:r>
              <w:rPr>
                <w:rFonts w:ascii="Times New Roman" w:hAnsi="Times New Roman"/>
              </w:rPr>
              <w:t>lause 26) to further finance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so long as notice of any such mortgage or charge is given to the Purchaser.</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Release of purchase price</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rPr>
              <w:t>26.</w:t>
            </w:r>
          </w:p>
        </w:tc>
        <w:tc>
          <w:tcPr>
            <w:tcW w:w="224" w:type="pct"/>
          </w:tcPr>
          <w:p w:rsidR="003B7112" w:rsidRDefault="003B7112">
            <w:pPr>
              <w:spacing w:line="340" w:lineRule="atLeast"/>
              <w:jc w:val="both"/>
              <w:rPr>
                <w:rFonts w:ascii="Times New Roman" w:hAnsi="Times New Roman"/>
              </w:rPr>
            </w:pPr>
            <w:r>
              <w:rPr>
                <w:rFonts w:ascii="Times New Roman" w:hAnsi="Times New Roman"/>
              </w:rPr>
              <w:t>(1)</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Subject as provided</w:t>
            </w:r>
            <w:r>
              <w:rPr>
                <w:rFonts w:ascii="Times New Roman" w:hAnsi="Times New Roman" w:hint="eastAsia"/>
              </w:rPr>
              <w:t xml:space="preserve"> in this Clause</w:t>
            </w:r>
            <w:r>
              <w:rPr>
                <w:rFonts w:ascii="Times New Roman" w:hAnsi="Times New Roman"/>
              </w:rPr>
              <w:t xml:space="preserve">, any part of the purchase price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shall be held by them as stakeholders pending completion of the sale and purchase and shall be applied and released in the following manner only</w:t>
            </w:r>
            <w:r>
              <w:rPr>
                <w:rFonts w:ascii="Times New Roman" w:hAnsi="Times New Roman" w:hint="eastAsia"/>
              </w:rPr>
              <w:t xml:space="preserve">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rPr>
              <w:t>(a)</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first, towards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to the Vendor from time to time in such amount or amounts as certified by the Authorized Person as having been expended or having become payable on the construction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hint="eastAsia"/>
              </w:rPr>
              <w:t>Phase/</w:t>
            </w:r>
            <w:r>
              <w:rPr>
                <w:rFonts w:ascii="Times New Roman" w:hAnsi="Times New Roman"/>
              </w:rPr>
              <w:t>Development;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rPr>
              <w:t>(b)</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 xml:space="preserve">second, towards </w:t>
            </w:r>
            <w:r>
              <w:rPr>
                <w:rFonts w:ascii="Times New Roman" w:hAnsi="Times New Roman" w:hint="eastAsia"/>
              </w:rPr>
              <w:t>re</w:t>
            </w:r>
            <w:r>
              <w:rPr>
                <w:rFonts w:ascii="Times New Roman" w:hAnsi="Times New Roman"/>
              </w:rPr>
              <w:t xml:space="preserve">payment of funds drawn under the Building Mortgage </w:t>
            </w:r>
            <w:r>
              <w:rPr>
                <w:rFonts w:ascii="Times New Roman" w:hAnsi="Times New Roman" w:hint="eastAsia"/>
              </w:rPr>
              <w:t xml:space="preserve">(if any) </w:t>
            </w:r>
            <w:r>
              <w:rPr>
                <w:rFonts w:ascii="Times New Roman" w:hAnsi="Times New Roman"/>
              </w:rPr>
              <w:t>for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and interest </w:t>
            </w:r>
            <w:r>
              <w:rPr>
                <w:rFonts w:ascii="Times New Roman" w:hAnsi="Times New Roman" w:hint="eastAsia"/>
              </w:rPr>
              <w:t>on the Construction Costs or Professional Fees</w:t>
            </w:r>
            <w:r>
              <w:rPr>
                <w:rFonts w:ascii="Times New Roman" w:hAnsi="Times New Roman"/>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rPr>
              <w:t>(c)</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rPr>
              <w:t xml:space="preserve">third, in the event of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Phase/Development</w:t>
            </w:r>
            <w:r>
              <w:rPr>
                <w:rFonts w:ascii="Times New Roman" w:hAnsi="Times New Roman"/>
              </w:rPr>
              <w:t xml:space="preserve"> at any time holding as stakeholders a sufficient sum to cover the entire outstanding balance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xml:space="preserve"> as certified by the Authorized Person from time to time and other sums referred to in sub-clause (1)(b)</w:t>
            </w:r>
            <w:r>
              <w:rPr>
                <w:rFonts w:ascii="Times New Roman" w:hAnsi="Times New Roman" w:hint="eastAsia"/>
              </w:rPr>
              <w:t xml:space="preserve"> above</w:t>
            </w:r>
            <w:r>
              <w:rPr>
                <w:rFonts w:ascii="Times New Roman" w:hAnsi="Times New Roman"/>
              </w:rPr>
              <w:t>, towards payment of any other moneys secured by the Building Mortgage</w:t>
            </w:r>
            <w:r>
              <w:rPr>
                <w:rFonts w:ascii="Times New Roman" w:hAnsi="Times New Roman" w:hint="eastAsia"/>
              </w:rPr>
              <w:t xml:space="preserve"> (if any)</w:t>
            </w:r>
            <w:r>
              <w:rPr>
                <w:rFonts w:ascii="Times New Roman" w:hAnsi="Times New Roman"/>
              </w:rPr>
              <w:t>;</w:t>
            </w:r>
            <w:r>
              <w:rPr>
                <w:rFonts w:ascii="Times New Roman" w:hAnsi="Times New Roman" w:hint="eastAsia"/>
              </w:rPr>
              <w:t xml:space="preserve"> and</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rPr>
              <w:t>(d)</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hint="eastAsia"/>
              </w:rPr>
              <w:t>fourth</w:t>
            </w:r>
            <w:r>
              <w:rPr>
                <w:rFonts w:ascii="Times New Roman" w:hAnsi="Times New Roman"/>
              </w:rPr>
              <w:t>, in the event of the</w:t>
            </w:r>
            <w:r>
              <w:rPr>
                <w:rFonts w:ascii="Times New Roman" w:hAnsi="Times New Roman" w:hint="eastAsia"/>
              </w:rPr>
              <w:t xml:space="preserv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 xml:space="preserve">Phase/Development </w:t>
            </w:r>
            <w:r>
              <w:rPr>
                <w:rFonts w:ascii="Times New Roman" w:hAnsi="Times New Roman"/>
              </w:rPr>
              <w:t>at any time holding as stakeholders a sufficient sum to cover the total of the sums referred to in sub-clause (1)(c)</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then the Vendor</w:t>
            </w:r>
            <w:r>
              <w:rPr>
                <w:rFonts w:ascii="Times New Roman" w:hAnsi="Times New Roman"/>
              </w:rPr>
              <w:t>’</w:t>
            </w:r>
            <w:r>
              <w:rPr>
                <w:rFonts w:ascii="Times New Roman" w:hAnsi="Times New Roman" w:hint="eastAsia"/>
              </w:rPr>
              <w:t>s Solicitors</w:t>
            </w:r>
            <w:r>
              <w:rPr>
                <w:rFonts w:ascii="Times New Roman" w:hAnsi="Times New Roman"/>
              </w:rPr>
              <w:t xml:space="preserve"> may release the excess amount to the Vendor.</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3511" w:type="pct"/>
            <w:gridSpan w:val="4"/>
          </w:tcPr>
          <w:p w:rsidR="003B7112" w:rsidRDefault="003B7112">
            <w:pPr>
              <w:spacing w:line="340" w:lineRule="atLeast"/>
              <w:jc w:val="both"/>
              <w:rPr>
                <w:rFonts w:ascii="Times New Roman" w:hAnsi="Times New Roman" w:hint="eastAsia"/>
              </w:rPr>
            </w:pPr>
            <w:r>
              <w:rPr>
                <w:rFonts w:ascii="Times New Roman" w:hAnsi="Times New Roman"/>
              </w:rPr>
              <w:t>Provided Always that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rPr>
              <w:t>(i)</w:t>
            </w:r>
          </w:p>
        </w:tc>
        <w:tc>
          <w:tcPr>
            <w:tcW w:w="3020" w:type="pct"/>
            <w:gridSpan w:val="2"/>
          </w:tcPr>
          <w:p w:rsidR="003B7112" w:rsidRDefault="003B7112">
            <w:pPr>
              <w:spacing w:line="340" w:lineRule="atLeast"/>
              <w:jc w:val="both"/>
              <w:rPr>
                <w:rFonts w:ascii="Times New Roman" w:hAnsi="Times New Roman"/>
              </w:rPr>
            </w:pPr>
            <w:r>
              <w:rPr>
                <w:rFonts w:ascii="Times New Roman" w:hAnsi="Times New Roman"/>
              </w:rPr>
              <w:t>in respect of any payment under sub-clause (1)(a)</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w:t>
            </w:r>
            <w:r>
              <w:rPr>
                <w:rFonts w:ascii="Times New Roman" w:hAnsi="Times New Roman"/>
              </w:rPr>
              <w:t>shall not at any time release to the Vendor any sum in excess of the amount certified by the Authorized Person as having been paid and/or become payable towards the Construction Cost</w:t>
            </w:r>
            <w:r>
              <w:rPr>
                <w:rFonts w:ascii="Times New Roman" w:hAnsi="Times New Roman" w:hint="eastAsia"/>
              </w:rPr>
              <w:t>s and the Professional Fees</w:t>
            </w:r>
            <w:r>
              <w:rPr>
                <w:rFonts w:ascii="Times New Roman" w:hAnsi="Times New Roman"/>
              </w:rPr>
              <w:t xml:space="preserve"> at that time less the amount which the Vendor has drawn under the Building Mortgage</w:t>
            </w:r>
            <w:r>
              <w:rPr>
                <w:rFonts w:ascii="Times New Roman" w:hAnsi="Times New Roman" w:hint="eastAsia"/>
              </w:rPr>
              <w:t xml:space="preserve"> (if any) </w:t>
            </w:r>
            <w:r>
              <w:rPr>
                <w:rFonts w:ascii="Times New Roman" w:hAnsi="Times New Roman"/>
              </w:rPr>
              <w:t xml:space="preserve">for payment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and</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r>
              <w:rPr>
                <w:rFonts w:ascii="Times New Roman" w:hAnsi="Times New Roman"/>
              </w:rPr>
              <w:t>(ii)</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rPr>
              <w:t xml:space="preserve">the Vendor shall not in any circumstances draw under the Building Mortgage </w:t>
            </w:r>
            <w:r>
              <w:rPr>
                <w:rFonts w:ascii="Times New Roman" w:hAnsi="Times New Roman" w:hint="eastAsia"/>
              </w:rPr>
              <w:t xml:space="preserve">(if any) </w:t>
            </w:r>
            <w:r>
              <w:rPr>
                <w:rFonts w:ascii="Times New Roman" w:hAnsi="Times New Roman"/>
              </w:rPr>
              <w:t>any part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already paid under sub-clause (1)(a)</w:t>
            </w:r>
            <w:r>
              <w:rPr>
                <w:rFonts w:ascii="Times New Roman" w:hAnsi="Times New Roman" w:hint="eastAsia"/>
              </w:rPr>
              <w:t xml:space="preserve"> above.</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r>
              <w:rPr>
                <w:rFonts w:ascii="Times New Roman" w:hAnsi="Times New Roman"/>
              </w:rPr>
              <w:t>(2)</w:t>
            </w:r>
          </w:p>
        </w:tc>
        <w:tc>
          <w:tcPr>
            <w:tcW w:w="3287" w:type="pct"/>
            <w:gridSpan w:val="3"/>
          </w:tcPr>
          <w:p w:rsidR="003B7112" w:rsidRDefault="003B7112">
            <w:pPr>
              <w:spacing w:line="340" w:lineRule="atLeast"/>
              <w:jc w:val="both"/>
              <w:rPr>
                <w:rFonts w:ascii="Times New Roman" w:hAnsi="Times New Roman"/>
              </w:rPr>
            </w:pPr>
            <w:r>
              <w:rPr>
                <w:rFonts w:ascii="Times New Roman" w:hAnsi="Times New Roman"/>
              </w:rPr>
              <w:t xml:space="preserve">All moneys received by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stakeholders </w:t>
            </w:r>
            <w:r>
              <w:rPr>
                <w:rFonts w:ascii="Times New Roman" w:hAnsi="Times New Roman" w:hint="eastAsia"/>
              </w:rPr>
              <w:t>under this Agreement</w:t>
            </w:r>
            <w:r>
              <w:rPr>
                <w:rFonts w:ascii="Times New Roman" w:hAnsi="Times New Roman"/>
              </w:rPr>
              <w:t xml:space="preserve"> shall be placed in a client account bearing interest and subject to clearance (if the payment is made by cheque) the Vendor </w:t>
            </w:r>
            <w:r>
              <w:rPr>
                <w:rFonts w:ascii="Times New Roman" w:hAnsi="Times New Roman" w:hint="eastAsia"/>
              </w:rPr>
              <w:t>is</w:t>
            </w:r>
            <w:r>
              <w:rPr>
                <w:rFonts w:ascii="Times New Roman" w:hAnsi="Times New Roman"/>
              </w:rPr>
              <w:t xml:space="preserve"> entitled to all interest (if any) earned on such account.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2"/>
              </w:rPr>
              <w:t>Defects</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27.</w:t>
            </w: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rPr>
              <w:t>The Vendor shall</w:t>
            </w:r>
            <w:r>
              <w:rPr>
                <w:rFonts w:ascii="Times New Roman" w:hAnsi="Times New Roman" w:hint="eastAsia"/>
              </w:rPr>
              <w:t>,</w:t>
            </w:r>
            <w:r>
              <w:rPr>
                <w:rFonts w:ascii="Times New Roman" w:hAnsi="Times New Roman"/>
              </w:rPr>
              <w:t xml:space="preserve"> at its own cost and as soon as reasonably practicable after receipt of a written notice served by the Purchaser within 6 months </w:t>
            </w:r>
            <w:r>
              <w:rPr>
                <w:rFonts w:ascii="Times New Roman" w:hAnsi="Times New Roman" w:hint="eastAsia"/>
              </w:rPr>
              <w:t>after</w:t>
            </w:r>
            <w:r>
              <w:rPr>
                <w:rFonts w:ascii="Times New Roman" w:hAnsi="Times New Roman"/>
              </w:rPr>
              <w:t xml:space="preserve"> the date of completion of the sale and purchase under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 xml:space="preserve"> remedy any defects to the Property, or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or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caused otherwise than by the act or neglect of the Purchaser.  The provisions of this sub-clause </w:t>
            </w:r>
            <w:r>
              <w:rPr>
                <w:rFonts w:ascii="Times New Roman" w:hAnsi="Times New Roman" w:hint="eastAsia"/>
              </w:rPr>
              <w:t xml:space="preserve">(1) </w:t>
            </w:r>
            <w:r>
              <w:rPr>
                <w:rFonts w:ascii="Times New Roman" w:hAnsi="Times New Roman"/>
              </w:rPr>
              <w:t xml:space="preserve">are without prejudice to any other rights or remedies </w:t>
            </w:r>
            <w:r>
              <w:rPr>
                <w:rFonts w:ascii="Times New Roman" w:hAnsi="Times New Roman" w:hint="eastAsia"/>
              </w:rPr>
              <w:t xml:space="preserve">that </w:t>
            </w:r>
            <w:r>
              <w:rPr>
                <w:rFonts w:ascii="Times New Roman" w:hAnsi="Times New Roman"/>
              </w:rPr>
              <w:t>the Purchaser may have at common law or otherwise.</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rPr>
              <w:t xml:space="preserve">The Vendor undertakes with the Purchaser to use </w:t>
            </w:r>
            <w:r>
              <w:rPr>
                <w:rFonts w:ascii="Times New Roman" w:hAnsi="Times New Roman" w:hint="eastAsia"/>
              </w:rPr>
              <w:t>its</w:t>
            </w:r>
            <w:r>
              <w:rPr>
                <w:rFonts w:ascii="Times New Roman" w:hAnsi="Times New Roman"/>
              </w:rPr>
              <w:t xml:space="preserve"> best endeavours to enforce all defects and maintenance obligations under all contracts relating to the construction of the Development in so far as such defects relate to or affect the Property or the </w:t>
            </w:r>
            <w:r>
              <w:rPr>
                <w:rFonts w:ascii="Times New Roman" w:hAnsi="Times New Roman" w:hint="eastAsia"/>
              </w:rPr>
              <w:t xml:space="preserve">common areas or </w:t>
            </w:r>
            <w:r>
              <w:rPr>
                <w:rFonts w:ascii="Times New Roman" w:hAnsi="Times New Roman"/>
              </w:rPr>
              <w:t xml:space="preserve">common parts and </w:t>
            </w:r>
            <w:r>
              <w:rPr>
                <w:rFonts w:ascii="Times New Roman" w:hAnsi="Times New Roman" w:hint="eastAsia"/>
              </w:rPr>
              <w:t xml:space="preserve">common </w:t>
            </w:r>
            <w:r>
              <w:rPr>
                <w:rFonts w:ascii="Times New Roman" w:hAnsi="Times New Roman"/>
              </w:rPr>
              <w:t>facilities of the Development.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3B7112" w:rsidRDefault="003B7112">
            <w:pPr>
              <w:spacing w:line="340" w:lineRule="atLeast"/>
              <w:jc w:val="both"/>
              <w:rPr>
                <w:rFonts w:ascii="Times New Roman" w:hAnsi="Times New Roman" w:hint="eastAsia"/>
              </w:rPr>
            </w:pPr>
            <w:r>
              <w:t>In the event of the winding-up (whether voluntary or otherwise) or dissolution of the Vendor</w:t>
            </w:r>
            <w:r>
              <w:rPr>
                <w:rFonts w:hint="eastAsia"/>
              </w:rPr>
              <w:t>,</w:t>
            </w:r>
            <w:r>
              <w:t xml:space="preserve"> the benefit and rights of and in all warranties and guarantees under all contracts relating to the construction of the Development shall be assigned by the Vendor to the Owners</w:t>
            </w:r>
            <w:r>
              <w:sym w:font="Times New Roman" w:char="2019"/>
            </w:r>
            <w:r>
              <w:t xml:space="preserve"> Corporation incorporated under the Building Management Ordinance (Cap.</w:t>
            </w:r>
            <w:r>
              <w:rPr>
                <w:rFonts w:hint="eastAsia"/>
              </w:rPr>
              <w:t xml:space="preserve"> </w:t>
            </w:r>
            <w:r>
              <w:t>344) or if no such corporation exists to the manager of the Development for the time being to be held in trust for the Purchaser and all other purchasers of units in the Development.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2"/>
              </w:rPr>
              <w:t>Provisions to survive Assignment</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28.</w:t>
            </w:r>
          </w:p>
        </w:tc>
        <w:tc>
          <w:tcPr>
            <w:tcW w:w="3511" w:type="pct"/>
            <w:gridSpan w:val="4"/>
          </w:tcPr>
          <w:p w:rsidR="003B7112" w:rsidRDefault="003B7112">
            <w:pPr>
              <w:spacing w:line="340" w:lineRule="atLeast"/>
              <w:jc w:val="both"/>
              <w:rPr>
                <w:rFonts w:ascii="Times New Roman" w:hAnsi="Times New Roman"/>
              </w:rPr>
            </w:pPr>
            <w:r>
              <w:rPr>
                <w:rFonts w:hint="eastAsia"/>
              </w:rPr>
              <w:t xml:space="preserve">Clauses 11, 14 and 27 </w:t>
            </w:r>
            <w:r>
              <w:t>will</w:t>
            </w:r>
            <w:r>
              <w:rPr>
                <w:rFonts w:hint="eastAsia"/>
              </w:rPr>
              <w:t xml:space="preserve"> survive completion of the sale and </w:t>
            </w:r>
            <w:r>
              <w:t>purchase</w:t>
            </w:r>
            <w:r>
              <w:rPr>
                <w:rFonts w:hint="eastAsia"/>
              </w:rPr>
              <w:t xml:space="preserve"> by the Assignment.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Notice</w:t>
            </w:r>
          </w:p>
        </w:tc>
        <w:tc>
          <w:tcPr>
            <w:tcW w:w="334" w:type="pct"/>
          </w:tcPr>
          <w:p w:rsidR="003B7112" w:rsidRDefault="003B7112">
            <w:pPr>
              <w:spacing w:line="340" w:lineRule="atLeast"/>
              <w:ind w:left="-28"/>
              <w:jc w:val="both"/>
              <w:rPr>
                <w:rFonts w:ascii="Times New Roman" w:hAnsi="Times New Roman"/>
              </w:rPr>
            </w:pPr>
            <w:r>
              <w:rPr>
                <w:rFonts w:ascii="Times New Roman" w:hAnsi="Times New Roman"/>
              </w:rPr>
              <w:t>2</w:t>
            </w:r>
            <w:r>
              <w:rPr>
                <w:rFonts w:ascii="Times New Roman" w:hAnsi="Times New Roman" w:hint="eastAsia"/>
              </w:rPr>
              <w:t>9</w:t>
            </w:r>
            <w:r>
              <w:rPr>
                <w:rFonts w:ascii="Times New Roman" w:hAnsi="Times New Roman"/>
              </w:rPr>
              <w:t>.</w:t>
            </w:r>
          </w:p>
        </w:tc>
        <w:tc>
          <w:tcPr>
            <w:tcW w:w="3511" w:type="pct"/>
            <w:gridSpan w:val="4"/>
          </w:tcPr>
          <w:p w:rsidR="003B7112" w:rsidRDefault="003B7112">
            <w:pPr>
              <w:spacing w:line="340" w:lineRule="atLeast"/>
              <w:jc w:val="both"/>
              <w:rPr>
                <w:rFonts w:ascii="Times New Roman" w:hAnsi="Times New Roman" w:hint="eastAsia"/>
              </w:rPr>
            </w:pPr>
            <w:r>
              <w:rPr>
                <w:rFonts w:ascii="Times New Roman" w:hAnsi="Times New Roman"/>
              </w:rPr>
              <w:t xml:space="preserve">Any notice required to be given </w:t>
            </w:r>
            <w:r>
              <w:rPr>
                <w:rFonts w:ascii="Times New Roman" w:hAnsi="Times New Roman" w:hint="eastAsia"/>
              </w:rPr>
              <w:t xml:space="preserve">under this Agreement -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CCFFFF"/>
              </w:rPr>
            </w:pPr>
            <w:r>
              <w:rPr>
                <w:rFonts w:ascii="Times New Roman" w:hAnsi="Times New Roman" w:hint="eastAsia"/>
              </w:rPr>
              <w:t>(1)</w:t>
            </w:r>
          </w:p>
        </w:tc>
        <w:tc>
          <w:tcPr>
            <w:tcW w:w="3287" w:type="pct"/>
            <w:gridSpan w:val="3"/>
          </w:tcPr>
          <w:p w:rsidR="003B7112" w:rsidRDefault="003B7112">
            <w:pPr>
              <w:spacing w:line="340" w:lineRule="atLeast"/>
              <w:jc w:val="both"/>
              <w:rPr>
                <w:rFonts w:ascii="Times New Roman" w:hAnsi="Times New Roman"/>
                <w:shd w:val="clear" w:color="auto" w:fill="CCFFFF"/>
              </w:rPr>
            </w:pPr>
            <w:r>
              <w:rPr>
                <w:rFonts w:ascii="Times New Roman" w:hAnsi="Times New Roman" w:hint="eastAsia"/>
              </w:rPr>
              <w:t>is</w:t>
            </w:r>
            <w:r>
              <w:rPr>
                <w:rFonts w:ascii="Times New Roman" w:hAnsi="Times New Roman"/>
              </w:rPr>
              <w:t xml:space="preserve"> deemed to have been validly given </w:t>
            </w:r>
            <w:r>
              <w:rPr>
                <w:rFonts w:ascii="Times New Roman" w:hAnsi="Times New Roman" w:hint="eastAsia"/>
              </w:rPr>
              <w:t xml:space="preserve">to a party </w:t>
            </w:r>
            <w:r>
              <w:rPr>
                <w:rFonts w:ascii="Times New Roman" w:hAnsi="Times New Roman"/>
              </w:rPr>
              <w:t>if</w:t>
            </w:r>
            <w:r>
              <w:rPr>
                <w:rFonts w:ascii="Times New Roman" w:hAnsi="Times New Roman" w:hint="eastAsia"/>
              </w:rPr>
              <w:t xml:space="preserve">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CCFFFF"/>
              </w:rPr>
            </w:pPr>
          </w:p>
        </w:tc>
        <w:tc>
          <w:tcPr>
            <w:tcW w:w="267" w:type="pct"/>
          </w:tcPr>
          <w:p w:rsidR="003B7112" w:rsidRDefault="003B7112">
            <w:pPr>
              <w:spacing w:line="340" w:lineRule="atLeast"/>
              <w:jc w:val="both"/>
              <w:rPr>
                <w:rFonts w:ascii="Times New Roman" w:hAnsi="Times New Roman"/>
                <w:shd w:val="clear" w:color="auto" w:fill="CCFFFF"/>
              </w:rPr>
            </w:pPr>
          </w:p>
        </w:tc>
        <w:tc>
          <w:tcPr>
            <w:tcW w:w="3020" w:type="pct"/>
            <w:gridSpan w:val="2"/>
          </w:tcPr>
          <w:p w:rsidR="003B7112" w:rsidRDefault="003B7112">
            <w:pPr>
              <w:spacing w:line="340" w:lineRule="atLeast"/>
              <w:jc w:val="both"/>
              <w:rPr>
                <w:rFonts w:ascii="Times New Roman" w:hAnsi="Times New Roman" w:hint="eastAsia"/>
                <w:shd w:val="clear" w:color="auto" w:fill="CC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CCFFFF"/>
              </w:rPr>
            </w:pPr>
          </w:p>
        </w:tc>
        <w:tc>
          <w:tcPr>
            <w:tcW w:w="267" w:type="pct"/>
          </w:tcPr>
          <w:p w:rsidR="003B7112" w:rsidRDefault="003B7112">
            <w:pPr>
              <w:spacing w:line="340" w:lineRule="atLeast"/>
              <w:jc w:val="both"/>
              <w:rPr>
                <w:rFonts w:ascii="Times New Roman" w:hAnsi="Times New Roman"/>
                <w:shd w:val="clear" w:color="auto" w:fill="CCFFFF"/>
              </w:rPr>
            </w:pPr>
            <w:r>
              <w:rPr>
                <w:rFonts w:ascii="Times New Roman" w:hAnsi="Times New Roman" w:hint="eastAsia"/>
              </w:rPr>
              <w:t>(a)</w:t>
            </w:r>
          </w:p>
        </w:tc>
        <w:tc>
          <w:tcPr>
            <w:tcW w:w="3020" w:type="pct"/>
            <w:gridSpan w:val="2"/>
          </w:tcPr>
          <w:p w:rsidR="003B7112" w:rsidRDefault="003B7112">
            <w:pPr>
              <w:spacing w:line="340" w:lineRule="atLeast"/>
              <w:jc w:val="both"/>
              <w:rPr>
                <w:rFonts w:ascii="Times New Roman" w:hAnsi="Times New Roman" w:hint="eastAsia"/>
                <w:shd w:val="clear" w:color="auto" w:fill="CCFFFF"/>
              </w:rPr>
            </w:pPr>
            <w:r>
              <w:rPr>
                <w:rFonts w:ascii="Times New Roman" w:hAnsi="Times New Roman" w:hint="eastAsia"/>
              </w:rPr>
              <w:t xml:space="preserve">the notice is </w:t>
            </w:r>
            <w:r>
              <w:rPr>
                <w:rFonts w:ascii="Times New Roman" w:hAnsi="Times New Roman"/>
              </w:rPr>
              <w:t>addressed to the party</w:t>
            </w:r>
            <w:r>
              <w:rPr>
                <w:rFonts w:ascii="Times New Roman" w:hAnsi="Times New Roman" w:hint="eastAsia"/>
              </w:rPr>
              <w:t>; and</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CCFFFF"/>
              </w:rPr>
            </w:pPr>
          </w:p>
        </w:tc>
        <w:tc>
          <w:tcPr>
            <w:tcW w:w="267" w:type="pct"/>
          </w:tcPr>
          <w:p w:rsidR="003B7112" w:rsidRDefault="003B7112">
            <w:pPr>
              <w:spacing w:line="340" w:lineRule="atLeast"/>
              <w:jc w:val="both"/>
              <w:rPr>
                <w:rFonts w:ascii="Times New Roman" w:hAnsi="Times New Roman" w:hint="eastAsia"/>
                <w:shd w:val="clear" w:color="auto" w:fill="CCFFFF"/>
              </w:rPr>
            </w:pPr>
          </w:p>
        </w:tc>
        <w:tc>
          <w:tcPr>
            <w:tcW w:w="3020" w:type="pct"/>
            <w:gridSpan w:val="2"/>
          </w:tcPr>
          <w:p w:rsidR="003B7112" w:rsidRDefault="003B7112">
            <w:pPr>
              <w:spacing w:line="340" w:lineRule="atLeast"/>
              <w:jc w:val="both"/>
              <w:rPr>
                <w:rFonts w:ascii="Times New Roman" w:hAnsi="Times New Roman" w:hint="eastAsia"/>
                <w:shd w:val="clear" w:color="auto" w:fill="CC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CCFFFF"/>
              </w:rPr>
            </w:pPr>
          </w:p>
        </w:tc>
        <w:tc>
          <w:tcPr>
            <w:tcW w:w="267" w:type="pct"/>
          </w:tcPr>
          <w:p w:rsidR="003B7112" w:rsidRDefault="003B7112">
            <w:pPr>
              <w:spacing w:line="340" w:lineRule="atLeast"/>
              <w:jc w:val="both"/>
              <w:rPr>
                <w:rFonts w:ascii="Times New Roman" w:hAnsi="Times New Roman"/>
                <w:shd w:val="clear" w:color="auto" w:fill="CCFFFF"/>
              </w:rPr>
            </w:pPr>
            <w:r>
              <w:rPr>
                <w:rFonts w:ascii="Times New Roman" w:hAnsi="Times New Roman" w:hint="eastAsia"/>
              </w:rPr>
              <w:t>(b)</w:t>
            </w:r>
          </w:p>
        </w:tc>
        <w:tc>
          <w:tcPr>
            <w:tcW w:w="3020" w:type="pct"/>
            <w:gridSpan w:val="2"/>
          </w:tcPr>
          <w:p w:rsidR="003B7112" w:rsidRDefault="003B7112">
            <w:pPr>
              <w:spacing w:line="340" w:lineRule="atLeast"/>
              <w:jc w:val="both"/>
              <w:rPr>
                <w:rFonts w:ascii="Times New Roman" w:hAnsi="Times New Roman" w:hint="eastAsia"/>
                <w:shd w:val="clear" w:color="auto" w:fill="CCFFFF"/>
              </w:rPr>
            </w:pPr>
            <w:r>
              <w:rPr>
                <w:rFonts w:ascii="Times New Roman" w:hAnsi="Times New Roman" w:hint="eastAsia"/>
              </w:rPr>
              <w:t xml:space="preserve">the notice is sent by </w:t>
            </w:r>
            <w:r>
              <w:rPr>
                <w:rFonts w:ascii="Times New Roman" w:hAnsi="Times New Roman"/>
              </w:rPr>
              <w:t>ordinary prepaid post</w:t>
            </w:r>
            <w:r>
              <w:rPr>
                <w:rFonts w:ascii="Times New Roman" w:hAnsi="Times New Roman" w:hint="eastAsia"/>
              </w:rPr>
              <w:t xml:space="preserve"> to -</w:t>
            </w:r>
            <w:r>
              <w:rPr>
                <w:rFonts w:ascii="Times New Roman" w:hAnsi="Times New Roman"/>
                <w:shd w:val="clear" w:color="auto" w:fill="CCFFFF"/>
              </w:rPr>
              <w:t xml:space="preserve">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CCFFFF"/>
              </w:rPr>
            </w:pPr>
          </w:p>
        </w:tc>
        <w:tc>
          <w:tcPr>
            <w:tcW w:w="267" w:type="pct"/>
          </w:tcPr>
          <w:p w:rsidR="003B7112" w:rsidRDefault="003B7112">
            <w:pPr>
              <w:spacing w:line="340" w:lineRule="atLeast"/>
              <w:jc w:val="both"/>
              <w:rPr>
                <w:rFonts w:ascii="Times New Roman" w:hAnsi="Times New Roman" w:hint="eastAsia"/>
                <w:shd w:val="clear" w:color="auto" w:fill="CCFFFF"/>
              </w:rPr>
            </w:pPr>
          </w:p>
        </w:tc>
        <w:tc>
          <w:tcPr>
            <w:tcW w:w="3020" w:type="pct"/>
            <w:gridSpan w:val="2"/>
          </w:tcPr>
          <w:p w:rsidR="003B7112" w:rsidRDefault="003B7112">
            <w:pPr>
              <w:spacing w:line="340" w:lineRule="atLeast"/>
              <w:jc w:val="both"/>
              <w:rPr>
                <w:rFonts w:ascii="Times New Roman" w:hAnsi="Times New Roman" w:hint="eastAsia"/>
                <w:shd w:val="clear" w:color="auto" w:fill="CC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CCFFFF"/>
              </w:rPr>
            </w:pPr>
          </w:p>
        </w:tc>
        <w:tc>
          <w:tcPr>
            <w:tcW w:w="267" w:type="pct"/>
          </w:tcPr>
          <w:p w:rsidR="003B7112" w:rsidRDefault="003B7112">
            <w:pPr>
              <w:spacing w:line="340" w:lineRule="atLeast"/>
              <w:jc w:val="both"/>
              <w:rPr>
                <w:rFonts w:ascii="Times New Roman" w:hAnsi="Times New Roman"/>
                <w:shd w:val="clear" w:color="auto" w:fill="CCFFFF"/>
              </w:rPr>
            </w:pPr>
          </w:p>
        </w:tc>
        <w:tc>
          <w:tcPr>
            <w:tcW w:w="3020" w:type="pct"/>
            <w:gridSpan w:val="2"/>
          </w:tcPr>
          <w:p w:rsidR="003B7112" w:rsidRDefault="003B7112">
            <w:pPr>
              <w:spacing w:line="340" w:lineRule="atLeast"/>
              <w:ind w:left="506" w:hangingChars="211" w:hanging="506"/>
              <w:jc w:val="both"/>
              <w:rPr>
                <w:rFonts w:ascii="Times New Roman" w:hAnsi="Times New Roman" w:hint="eastAsia"/>
                <w:shd w:val="clear" w:color="auto" w:fill="CCFFFF"/>
              </w:rPr>
            </w:pPr>
            <w:r>
              <w:rPr>
                <w:rFonts w:ascii="Times New Roman" w:hAnsi="Times New Roman" w:hint="eastAsia"/>
              </w:rPr>
              <w:t>(i)</w:t>
            </w:r>
            <w:r>
              <w:rPr>
                <w:rFonts w:ascii="Times New Roman" w:hAnsi="Times New Roman"/>
              </w:rPr>
              <w:tab/>
              <w:t>the party’</w:t>
            </w:r>
            <w:r>
              <w:rPr>
                <w:rFonts w:ascii="Times New Roman" w:hAnsi="Times New Roman" w:hint="eastAsia"/>
              </w:rPr>
              <w:t>s</w:t>
            </w:r>
            <w:r>
              <w:rPr>
                <w:rFonts w:ascii="Times New Roman" w:hAnsi="Times New Roman"/>
              </w:rPr>
              <w:t xml:space="preserve"> address </w:t>
            </w:r>
            <w:r>
              <w:rPr>
                <w:rFonts w:ascii="Times New Roman" w:hAnsi="Times New Roman" w:hint="eastAsia"/>
              </w:rPr>
              <w:t>stated in this Agreement; or</w:t>
            </w:r>
            <w:r>
              <w:rPr>
                <w:rFonts w:ascii="Times New Roman" w:hAnsi="Times New Roman" w:hint="eastAsia"/>
                <w:shd w:val="clear" w:color="auto" w:fill="CCFFFF"/>
              </w:rPr>
              <w:t xml:space="preserve"> </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CCFFFF"/>
              </w:rPr>
            </w:pPr>
          </w:p>
        </w:tc>
        <w:tc>
          <w:tcPr>
            <w:tcW w:w="267" w:type="pct"/>
          </w:tcPr>
          <w:p w:rsidR="003B7112" w:rsidRDefault="003B7112">
            <w:pPr>
              <w:spacing w:line="340" w:lineRule="atLeast"/>
              <w:jc w:val="both"/>
              <w:rPr>
                <w:rFonts w:ascii="Times New Roman" w:hAnsi="Times New Roman"/>
                <w:shd w:val="clear" w:color="auto" w:fill="CCFFFF"/>
              </w:rPr>
            </w:pPr>
          </w:p>
        </w:tc>
        <w:tc>
          <w:tcPr>
            <w:tcW w:w="3020" w:type="pct"/>
            <w:gridSpan w:val="2"/>
          </w:tcPr>
          <w:p w:rsidR="003B7112" w:rsidRDefault="003B7112">
            <w:pPr>
              <w:spacing w:line="340" w:lineRule="atLeast"/>
              <w:jc w:val="both"/>
              <w:rPr>
                <w:rFonts w:ascii="Times New Roman" w:hAnsi="Times New Roman" w:hint="eastAsia"/>
                <w:shd w:val="clear" w:color="auto" w:fill="CCFFFF"/>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CCFFFF"/>
              </w:rPr>
            </w:pPr>
          </w:p>
        </w:tc>
        <w:tc>
          <w:tcPr>
            <w:tcW w:w="267" w:type="pct"/>
          </w:tcPr>
          <w:p w:rsidR="003B7112" w:rsidRDefault="003B7112">
            <w:pPr>
              <w:spacing w:line="340" w:lineRule="atLeast"/>
              <w:jc w:val="both"/>
              <w:rPr>
                <w:rFonts w:ascii="Times New Roman" w:hAnsi="Times New Roman"/>
                <w:shd w:val="clear" w:color="auto" w:fill="CCFFFF"/>
              </w:rPr>
            </w:pPr>
          </w:p>
        </w:tc>
        <w:tc>
          <w:tcPr>
            <w:tcW w:w="3020" w:type="pct"/>
            <w:gridSpan w:val="2"/>
          </w:tcPr>
          <w:p w:rsidR="003B7112" w:rsidRDefault="003B7112">
            <w:pPr>
              <w:spacing w:line="340" w:lineRule="atLeast"/>
              <w:ind w:left="506" w:hangingChars="211" w:hanging="506"/>
              <w:jc w:val="both"/>
              <w:rPr>
                <w:rFonts w:ascii="Times New Roman" w:hAnsi="Times New Roman" w:hint="eastAsia"/>
                <w:shd w:val="clear" w:color="auto" w:fill="CCFFFF"/>
              </w:rPr>
            </w:pPr>
            <w:r>
              <w:rPr>
                <w:rFonts w:ascii="Times New Roman" w:hAnsi="Times New Roman" w:hint="eastAsia"/>
              </w:rPr>
              <w:t>(ii)</w:t>
            </w:r>
            <w:r>
              <w:rPr>
                <w:rFonts w:ascii="Times New Roman" w:hAnsi="Times New Roman"/>
              </w:rPr>
              <w:tab/>
            </w:r>
            <w:r>
              <w:rPr>
                <w:rFonts w:ascii="Times New Roman" w:hAnsi="Times New Roman" w:hint="eastAsia"/>
              </w:rPr>
              <w:t>the party</w:t>
            </w:r>
            <w:r>
              <w:rPr>
                <w:rFonts w:ascii="Times New Roman" w:hAnsi="Times New Roman"/>
              </w:rPr>
              <w:t>’</w:t>
            </w:r>
            <w:r>
              <w:rPr>
                <w:rFonts w:ascii="Times New Roman" w:hAnsi="Times New Roman" w:hint="eastAsia"/>
              </w:rPr>
              <w:t xml:space="preserve">s last known address (where </w:t>
            </w:r>
            <w:r>
              <w:rPr>
                <w:rFonts w:ascii="Times New Roman" w:hAnsi="Times New Roman"/>
              </w:rPr>
              <w:t xml:space="preserve">a notification of change of address has previously been given to the other party or </w:t>
            </w:r>
            <w:r>
              <w:rPr>
                <w:rFonts w:ascii="Times New Roman" w:hAnsi="Times New Roman" w:hint="eastAsia"/>
              </w:rPr>
              <w:t>the other party</w:t>
            </w:r>
            <w:r>
              <w:rPr>
                <w:rFonts w:ascii="Times New Roman" w:hAnsi="Times New Roman"/>
              </w:rPr>
              <w:t>’</w:t>
            </w:r>
            <w:r>
              <w:rPr>
                <w:rFonts w:ascii="Times New Roman" w:hAnsi="Times New Roman" w:hint="eastAsia"/>
              </w:rPr>
              <w:t>s</w:t>
            </w:r>
            <w:r>
              <w:rPr>
                <w:rFonts w:ascii="Times New Roman" w:hAnsi="Times New Roman"/>
              </w:rPr>
              <w:t xml:space="preserve"> solicitors</w:t>
            </w:r>
            <w:r>
              <w:rPr>
                <w:rFonts w:ascii="Times New Roman" w:hAnsi="Times New Roman" w:hint="eastAsia"/>
              </w:rPr>
              <w:t>);</w:t>
            </w:r>
            <w:r>
              <w:rPr>
                <w:rFonts w:ascii="Times New Roman" w:hAnsi="Times New Roman"/>
              </w:rPr>
              <w:t xml:space="preserve"> and</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CCFFFF"/>
              </w:rPr>
            </w:pPr>
          </w:p>
        </w:tc>
        <w:tc>
          <w:tcPr>
            <w:tcW w:w="267" w:type="pct"/>
          </w:tcPr>
          <w:p w:rsidR="003B7112" w:rsidRDefault="003B7112">
            <w:pPr>
              <w:spacing w:line="340" w:lineRule="atLeast"/>
              <w:jc w:val="both"/>
              <w:rPr>
                <w:rFonts w:ascii="Times New Roman" w:hAnsi="Times New Roman"/>
                <w:shd w:val="clear" w:color="auto" w:fill="CCFFFF"/>
              </w:rPr>
            </w:pPr>
          </w:p>
        </w:tc>
        <w:tc>
          <w:tcPr>
            <w:tcW w:w="3020" w:type="pct"/>
            <w:gridSpan w:val="2"/>
          </w:tcPr>
          <w:p w:rsidR="003B7112" w:rsidRDefault="003B7112">
            <w:pPr>
              <w:spacing w:line="340" w:lineRule="atLeast"/>
              <w:ind w:left="444" w:hangingChars="185" w:hanging="444"/>
              <w:jc w:val="both"/>
              <w:rPr>
                <w:rFonts w:ascii="Times New Roman" w:hAnsi="Times New Roman" w:hint="eastAsia"/>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shd w:val="clear" w:color="auto" w:fill="CCFFFF"/>
              </w:rPr>
            </w:pPr>
            <w:r>
              <w:rPr>
                <w:rFonts w:ascii="Times New Roman" w:hAnsi="Times New Roman" w:hint="eastAsia"/>
              </w:rPr>
              <w:t>(2)</w:t>
            </w:r>
          </w:p>
        </w:tc>
        <w:tc>
          <w:tcPr>
            <w:tcW w:w="3287" w:type="pct"/>
            <w:gridSpan w:val="3"/>
          </w:tcPr>
          <w:p w:rsidR="003B7112" w:rsidRDefault="003B7112">
            <w:pPr>
              <w:spacing w:line="340" w:lineRule="atLeast"/>
              <w:jc w:val="both"/>
              <w:rPr>
                <w:rFonts w:ascii="Times New Roman" w:hAnsi="Times New Roman" w:hint="eastAsia"/>
                <w:shd w:val="clear" w:color="auto" w:fill="CCFFFF"/>
              </w:rPr>
            </w:pPr>
            <w:r>
              <w:rPr>
                <w:rFonts w:ascii="Times New Roman" w:hAnsi="Times New Roman" w:hint="eastAsia"/>
              </w:rPr>
              <w:t>is</w:t>
            </w:r>
            <w:r>
              <w:rPr>
                <w:rFonts w:ascii="Times New Roman" w:hAnsi="Times New Roman"/>
              </w:rPr>
              <w:t xml:space="preserve"> deemed to have been served on the second business day after the date of posting.</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hint="eastAsia"/>
                <w:sz w:val="22"/>
              </w:rPr>
              <w:t>Non-business day,</w:t>
            </w:r>
            <w:r>
              <w:rPr>
                <w:rFonts w:ascii="Times New Roman" w:hAnsi="Times New Roman"/>
                <w:sz w:val="22"/>
              </w:rPr>
              <w:t xml:space="preserve"> etc.</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3</w:t>
            </w:r>
            <w:r>
              <w:rPr>
                <w:rFonts w:ascii="Times New Roman" w:hAnsi="Times New Roman"/>
              </w:rPr>
              <w:t>0.</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rPr>
              <w:t xml:space="preserve">If </w:t>
            </w:r>
            <w:r>
              <w:rPr>
                <w:rFonts w:ascii="Times New Roman" w:hAnsi="Times New Roman" w:hint="eastAsia"/>
              </w:rPr>
              <w:t xml:space="preserve">any date stipulated for payment in this Agreement or </w:t>
            </w:r>
            <w:r>
              <w:rPr>
                <w:rFonts w:ascii="Times New Roman" w:hAnsi="Times New Roman"/>
              </w:rPr>
              <w:t xml:space="preserve">the day on which completion of the sale and purchase is to take place as provided </w:t>
            </w:r>
            <w:r>
              <w:rPr>
                <w:rFonts w:ascii="Times New Roman" w:hAnsi="Times New Roman" w:hint="eastAsia"/>
              </w:rPr>
              <w:t>in this Agreement</w:t>
            </w:r>
            <w:r>
              <w:rPr>
                <w:rFonts w:ascii="Times New Roman" w:hAnsi="Times New Roman"/>
              </w:rPr>
              <w:t xml:space="preserve"> fall</w:t>
            </w:r>
            <w:r>
              <w:rPr>
                <w:rFonts w:ascii="Times New Roman" w:hAnsi="Times New Roman" w:hint="eastAsia"/>
              </w:rPr>
              <w:t>s</w:t>
            </w:r>
            <w:r>
              <w:rPr>
                <w:rFonts w:ascii="Times New Roman" w:hAnsi="Times New Roman"/>
              </w:rPr>
              <w:t xml:space="preserve"> on a </w:t>
            </w:r>
            <w:r>
              <w:rPr>
                <w:rFonts w:ascii="Times New Roman" w:hAnsi="Times New Roman" w:hint="eastAsia"/>
              </w:rPr>
              <w:t>day that is not a business day</w:t>
            </w:r>
            <w:r>
              <w:rPr>
                <w:rFonts w:ascii="Times New Roman" w:hAnsi="Times New Roman"/>
              </w:rPr>
              <w:t xml:space="preserve"> or on a day on which Typhoon Signal No. 8 or above is hoisted or Black Rainstorm Warning </w:t>
            </w:r>
            <w:r>
              <w:rPr>
                <w:rFonts w:ascii="Times New Roman" w:hAnsi="Times New Roman" w:hint="eastAsia"/>
              </w:rPr>
              <w:t xml:space="preserve">Signal </w:t>
            </w:r>
            <w:r>
              <w:rPr>
                <w:rFonts w:ascii="Times New Roman" w:hAnsi="Times New Roman"/>
              </w:rPr>
              <w:t xml:space="preserve">is issued at any time between the hours of 9 a.m. and 5 p.m., </w:t>
            </w:r>
            <w:r>
              <w:rPr>
                <w:rFonts w:ascii="Times New Roman" w:hAnsi="Times New Roman" w:hint="eastAsia"/>
              </w:rPr>
              <w:t xml:space="preserve">such date for payment or </w:t>
            </w:r>
            <w:r>
              <w:rPr>
                <w:rFonts w:ascii="Times New Roman" w:hAnsi="Times New Roman"/>
              </w:rPr>
              <w:t xml:space="preserve">completion of the sale and purchase </w:t>
            </w:r>
            <w:r>
              <w:rPr>
                <w:rFonts w:ascii="Times New Roman" w:hAnsi="Times New Roman" w:hint="eastAsia"/>
              </w:rPr>
              <w:t>is</w:t>
            </w:r>
            <w:r>
              <w:rPr>
                <w:rFonts w:ascii="Times New Roman" w:hAnsi="Times New Roman"/>
              </w:rPr>
              <w:t xml:space="preserve"> automatically postponed to the immediately following day </w:t>
            </w:r>
            <w:r>
              <w:rPr>
                <w:rFonts w:ascii="Times New Roman" w:hAnsi="Times New Roman" w:hint="eastAsia"/>
              </w:rPr>
              <w:t xml:space="preserve">that </w:t>
            </w:r>
            <w:r>
              <w:rPr>
                <w:rFonts w:ascii="Times New Roman" w:hAnsi="Times New Roman"/>
              </w:rPr>
              <w:t xml:space="preserve">is a </w:t>
            </w:r>
            <w:r>
              <w:rPr>
                <w:rFonts w:ascii="Times New Roman" w:hAnsi="Times New Roman" w:hint="eastAsia"/>
              </w:rPr>
              <w:t>business day</w:t>
            </w:r>
            <w:r>
              <w:rPr>
                <w:rFonts w:ascii="Times New Roman" w:hAnsi="Times New Roman"/>
              </w:rPr>
              <w:t xml:space="preserve"> and on which no Typhoon Signal No. 8 or above is hoisted or Black Rainstorm Warning </w:t>
            </w:r>
            <w:r>
              <w:rPr>
                <w:rFonts w:ascii="Times New Roman" w:hAnsi="Times New Roman" w:hint="eastAsia"/>
              </w:rPr>
              <w:t xml:space="preserve">Signal </w:t>
            </w:r>
            <w:r>
              <w:rPr>
                <w:rFonts w:ascii="Times New Roman" w:hAnsi="Times New Roman"/>
              </w:rPr>
              <w:t>is issued at any time between the hours of 9 a.m. and 5 p.m.</w:t>
            </w:r>
            <w:bookmarkStart w:id="0" w:name="Last_visit_point"/>
            <w:bookmarkEnd w:id="0"/>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3511" w:type="pct"/>
            <w:gridSpan w:val="4"/>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2"/>
              </w:rPr>
              <w:t>Fittings, finishes and appliances</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31.</w:t>
            </w:r>
          </w:p>
        </w:tc>
        <w:tc>
          <w:tcPr>
            <w:tcW w:w="3511" w:type="pct"/>
            <w:gridSpan w:val="4"/>
          </w:tcPr>
          <w:p w:rsidR="003B7112" w:rsidRDefault="003B7112">
            <w:pPr>
              <w:spacing w:line="340" w:lineRule="atLeast"/>
              <w:jc w:val="both"/>
              <w:rPr>
                <w:rFonts w:ascii="Times New Roman" w:hAnsi="Times New Roman" w:hint="eastAsia"/>
              </w:rPr>
            </w:pPr>
            <w:r>
              <w:rPr>
                <w:rFonts w:ascii="Times New Roman" w:hAnsi="Times New Roman" w:hint="eastAsia"/>
              </w:rPr>
              <w:t xml:space="preserve">The Vendor shall, on or before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incorporate into the Property the fittings, finishes and appliances as follows </w:t>
            </w:r>
            <w:r>
              <w:rPr>
                <w:rFonts w:ascii="Times New Roman" w:hAnsi="Times New Roman"/>
              </w:rPr>
              <w:t>–</w:t>
            </w: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r>
              <w:rPr>
                <w:rFonts w:ascii="Times New Roman" w:hAnsi="Times New Roman" w:hint="eastAsia"/>
              </w:rPr>
              <w:t>the fittings, finishes and appliances as set out in Schedule 6.</w:t>
            </w: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r>
              <w:rPr>
                <w:rFonts w:ascii="Times New Roman" w:hAnsi="Times New Roman" w:hint="eastAsia"/>
              </w:rPr>
              <w:t>Provided Always that if the Vendor is prevented by force majeure or other reason beyond its control from obtaining such fittings, finishes and appliances, other fittings, finishes and appliances certified by the Authorized Person to be of comparable quality may be substituted.</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3511" w:type="pct"/>
            <w:gridSpan w:val="4"/>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2"/>
              </w:rPr>
              <w:t xml:space="preserve">Communal </w:t>
            </w:r>
            <w:r>
              <w:rPr>
                <w:rFonts w:ascii="Times New Roman" w:hAnsi="Times New Roman" w:hint="eastAsia"/>
                <w:sz w:val="28"/>
                <w:vertAlign w:val="superscript"/>
              </w:rPr>
              <w:t>*</w:t>
            </w:r>
            <w:r>
              <w:rPr>
                <w:rFonts w:ascii="Times New Roman" w:hAnsi="Times New Roman" w:hint="eastAsia"/>
                <w:sz w:val="22"/>
              </w:rPr>
              <w:t>[and recreational] facilities</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32.</w:t>
            </w:r>
          </w:p>
        </w:tc>
        <w:tc>
          <w:tcPr>
            <w:tcW w:w="3511" w:type="pct"/>
            <w:gridSpan w:val="4"/>
          </w:tcPr>
          <w:p w:rsidR="003B7112" w:rsidRDefault="003B7112">
            <w:pPr>
              <w:spacing w:line="340" w:lineRule="atLeast"/>
              <w:jc w:val="both"/>
              <w:rPr>
                <w:rFonts w:ascii="Times New Roman" w:hAnsi="Times New Roman" w:hint="eastAsia"/>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 xml:space="preserve">[and recreational] facilities are as follows </w:t>
            </w:r>
            <w:r>
              <w:rPr>
                <w:rFonts w:ascii="Times New Roman" w:hAnsi="Times New Roman"/>
              </w:rPr>
              <w:t>–</w:t>
            </w: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[and recreational] facilities as set out in Schedule 7.</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p>
        </w:tc>
        <w:tc>
          <w:tcPr>
            <w:tcW w:w="3511" w:type="pct"/>
            <w:gridSpan w:val="4"/>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8"/>
                <w:vertAlign w:val="superscript"/>
              </w:rPr>
              <w:sym w:font="Symbol" w:char="F064"/>
            </w:r>
            <w:r>
              <w:rPr>
                <w:rFonts w:ascii="Times New Roman" w:hAnsi="Times New Roman" w:hint="eastAsia"/>
                <w:sz w:val="22"/>
              </w:rPr>
              <w:t>[Alteration of building plans]</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sz w:val="28"/>
                <w:vertAlign w:val="superscript"/>
              </w:rPr>
              <w:sym w:font="Symbol" w:char="F064"/>
            </w:r>
            <w:r>
              <w:rPr>
                <w:rFonts w:ascii="Times New Roman" w:hAnsi="Times New Roman" w:hint="eastAsia"/>
              </w:rPr>
              <w:t>[33.</w:t>
            </w: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(1)</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hint="eastAsia"/>
              </w:rPr>
              <w:t>Despite</w:t>
            </w:r>
            <w:r>
              <w:rPr>
                <w:rFonts w:ascii="Times New Roman" w:hAnsi="Times New Roman"/>
              </w:rPr>
              <w:t xml:space="preserve"> anything contained</w:t>
            </w:r>
            <w:r>
              <w:rPr>
                <w:rFonts w:ascii="Times New Roman" w:hAnsi="Times New Roman" w:hint="eastAsia"/>
              </w:rPr>
              <w:t xml:space="preserve"> in this Agreement</w:t>
            </w:r>
            <w:r>
              <w:rPr>
                <w:rFonts w:ascii="Times New Roman" w:hAnsi="Times New Roman"/>
              </w:rPr>
              <w:t xml:space="preserve">, the Vendor reserves the right to alter the building plans (if any) whenever the Vendor considers necessary Provided That the Vendor shall notify the Purchaser in writing of such alteration if the same affects in any way the Property </w:t>
            </w:r>
            <w:r>
              <w:rPr>
                <w:rFonts w:ascii="Times New Roman" w:hAnsi="Times New Roman" w:hint="eastAsia"/>
              </w:rPr>
              <w:t>within 14 days after its having</w:t>
            </w:r>
            <w:r>
              <w:rPr>
                <w:rFonts w:ascii="Times New Roman" w:hAnsi="Times New Roman"/>
              </w:rPr>
              <w:t xml:space="preserve"> been approved by the Building Authority.  </w:t>
            </w: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If</w:t>
            </w:r>
            <w:r>
              <w:rPr>
                <w:rFonts w:ascii="Times New Roman" w:hAnsi="Times New Roman" w:hint="eastAsia"/>
              </w:rPr>
              <w:t>,</w:t>
            </w:r>
            <w:r>
              <w:rPr>
                <w:rFonts w:ascii="Times New Roman" w:hAnsi="Times New Roman"/>
              </w:rPr>
              <w:t xml:space="preserve"> as a result of such alteration, the</w:t>
            </w:r>
            <w:r>
              <w:rPr>
                <w:rFonts w:ascii="Times New Roman" w:hAnsi="Times New Roman" w:hint="eastAsia"/>
              </w:rPr>
              <w:t xml:space="preserve"> measurements</w:t>
            </w:r>
            <w:r>
              <w:rPr>
                <w:rFonts w:ascii="Times New Roman" w:hAnsi="Times New Roman"/>
              </w:rPr>
              <w:t xml:space="preserve"> of the Property or any part </w:t>
            </w:r>
            <w:r>
              <w:rPr>
                <w:rFonts w:ascii="Times New Roman" w:hAnsi="Times New Roman" w:hint="eastAsia"/>
              </w:rPr>
              <w:t>of the Property</w:t>
            </w:r>
            <w:r>
              <w:rPr>
                <w:rFonts w:ascii="Times New Roman" w:hAnsi="Times New Roman"/>
              </w:rPr>
              <w:t xml:space="preserve"> according to such amended plans differ</w:t>
            </w:r>
            <w:r>
              <w:rPr>
                <w:rFonts w:ascii="Times New Roman" w:hAnsi="Times New Roman" w:hint="eastAsia"/>
              </w:rPr>
              <w:t>s</w:t>
            </w:r>
            <w:r>
              <w:rPr>
                <w:rFonts w:ascii="Times New Roman" w:hAnsi="Times New Roman"/>
              </w:rPr>
              <w:t xml:space="preserve"> from the </w:t>
            </w:r>
            <w:r>
              <w:rPr>
                <w:rFonts w:ascii="Times New Roman" w:hAnsi="Times New Roman" w:hint="eastAsia"/>
              </w:rPr>
              <w:t>measurements of the Property as set out in Schedule 4,</w:t>
            </w:r>
            <w:r>
              <w:rPr>
                <w:rFonts w:ascii="Times New Roman" w:hAnsi="Times New Roman"/>
              </w:rPr>
              <w:t xml:space="preserve"> then the purchase price shall be adjusted in proportion to the variation of the </w:t>
            </w:r>
            <w:r>
              <w:rPr>
                <w:rFonts w:ascii="Times New Roman" w:hAnsi="Times New Roman" w:hint="eastAsia"/>
              </w:rPr>
              <w:t>measurements</w:t>
            </w:r>
            <w:r>
              <w:rPr>
                <w:rFonts w:ascii="Times New Roman" w:hAnsi="Times New Roman"/>
              </w:rPr>
              <w:t xml:space="preserve"> of the parts of the Property</w:t>
            </w:r>
            <w:r>
              <w:rPr>
                <w:rFonts w:ascii="Times New Roman" w:hAnsi="Times New Roman" w:hint="eastAsia"/>
              </w:rPr>
              <w:t xml:space="preserve"> </w:t>
            </w:r>
            <w:r>
              <w:rPr>
                <w:rFonts w:ascii="Times New Roman" w:hAnsi="Times New Roman"/>
              </w:rPr>
              <w:t>affected Provided That if the increase or reduction in the</w:t>
            </w:r>
            <w:r>
              <w:rPr>
                <w:rFonts w:ascii="Times New Roman" w:hAnsi="Times New Roman" w:hint="eastAsia"/>
              </w:rPr>
              <w:t xml:space="preserve"> measurements</w:t>
            </w:r>
            <w:r>
              <w:rPr>
                <w:rFonts w:ascii="Times New Roman" w:hAnsi="Times New Roman"/>
              </w:rPr>
              <w:t xml:space="preserve"> of the Property</w:t>
            </w:r>
            <w:r>
              <w:rPr>
                <w:rFonts w:ascii="Times New Roman" w:hAnsi="Times New Roman" w:hint="eastAsia"/>
              </w:rPr>
              <w:t>,</w:t>
            </w:r>
            <w:r>
              <w:rPr>
                <w:rFonts w:ascii="Times New Roman" w:hAnsi="Times New Roman"/>
              </w:rPr>
              <w:t xml:space="preserve"> or any part </w:t>
            </w:r>
            <w:r>
              <w:rPr>
                <w:rFonts w:ascii="Times New Roman" w:hAnsi="Times New Roman" w:hint="eastAsia"/>
              </w:rPr>
              <w:t>of the Property,</w:t>
            </w:r>
            <w:r>
              <w:rPr>
                <w:rFonts w:ascii="Times New Roman" w:hAnsi="Times New Roman"/>
              </w:rPr>
              <w:t xml:space="preserve"> exceed</w:t>
            </w:r>
            <w:r>
              <w:rPr>
                <w:rFonts w:ascii="Times New Roman" w:hAnsi="Times New Roman" w:hint="eastAsia"/>
              </w:rPr>
              <w:t>s</w:t>
            </w:r>
            <w:r>
              <w:rPr>
                <w:rFonts w:ascii="Times New Roman" w:hAnsi="Times New Roman"/>
              </w:rPr>
              <w:t xml:space="preserve"> 5% of the </w:t>
            </w:r>
            <w:r>
              <w:rPr>
                <w:rFonts w:ascii="Times New Roman" w:hAnsi="Times New Roman" w:hint="eastAsia"/>
              </w:rPr>
              <w:t>measurements of the Property as set out in Schedule 4</w:t>
            </w:r>
            <w:r>
              <w:rPr>
                <w:rFonts w:ascii="Times New Roman" w:hAnsi="Times New Roman"/>
              </w:rPr>
              <w:t xml:space="preserve">, then the Purchaser </w:t>
            </w:r>
            <w:r>
              <w:rPr>
                <w:rFonts w:ascii="Times New Roman" w:hAnsi="Times New Roman" w:hint="eastAsia"/>
              </w:rPr>
              <w:t>is</w:t>
            </w:r>
            <w:r>
              <w:rPr>
                <w:rFonts w:ascii="Times New Roman" w:hAnsi="Times New Roman"/>
              </w:rPr>
              <w:t xml:space="preserve"> at liberty to rescind this Agreement</w:t>
            </w:r>
            <w:r>
              <w:rPr>
                <w:rFonts w:ascii="Times New Roman" w:hAnsi="Times New Roman" w:hint="eastAsia"/>
              </w:rPr>
              <w:t>,</w:t>
            </w:r>
            <w:r>
              <w:rPr>
                <w:rFonts w:ascii="Times New Roman" w:hAnsi="Times New Roman"/>
              </w:rPr>
              <w:t xml:space="preserve"> in which event all moneys paid by </w:t>
            </w:r>
            <w:r>
              <w:rPr>
                <w:rFonts w:ascii="Times New Roman" w:hAnsi="Times New Roman" w:hint="eastAsia"/>
              </w:rPr>
              <w:t>the Purchaser under this Agreement</w:t>
            </w:r>
            <w:r>
              <w:rPr>
                <w:rFonts w:ascii="Times New Roman" w:hAnsi="Times New Roman"/>
              </w:rPr>
              <w:t xml:space="preserve"> shall be returned to </w:t>
            </w:r>
            <w:r>
              <w:rPr>
                <w:rFonts w:ascii="Times New Roman" w:hAnsi="Times New Roman" w:hint="eastAsia"/>
              </w:rPr>
              <w:t>the Purchaser</w:t>
            </w:r>
            <w:r>
              <w:rPr>
                <w:rFonts w:ascii="Times New Roman" w:hAnsi="Times New Roman"/>
              </w:rPr>
              <w:t xml:space="preserve"> with interest </w:t>
            </w:r>
            <w:r>
              <w:rPr>
                <w:rFonts w:ascii="Times New Roman" w:hAnsi="Times New Roman" w:hint="eastAsia"/>
              </w:rPr>
              <w:t xml:space="preserve">on those moneys </w:t>
            </w:r>
            <w:r>
              <w:rPr>
                <w:rFonts w:ascii="Times New Roman" w:hAnsi="Times New Roman"/>
              </w:rPr>
              <w:t xml:space="preserve">at the rate of 2% per annum above the prime rate specified by The Hongkong and Shanghai Banking Corporation Limited from time to time from the date or dates of payment to the date of repayment.  The Purchaser shall exercise </w:t>
            </w:r>
            <w:r>
              <w:rPr>
                <w:rFonts w:ascii="Times New Roman" w:hAnsi="Times New Roman" w:hint="eastAsia"/>
              </w:rPr>
              <w:t>the</w:t>
            </w:r>
            <w:r>
              <w:rPr>
                <w:rFonts w:ascii="Times New Roman" w:hAnsi="Times New Roman"/>
              </w:rPr>
              <w:t xml:space="preserve"> right of rescission by notice in writing to the Vendor within 30 days </w:t>
            </w:r>
            <w:r>
              <w:rPr>
                <w:rFonts w:ascii="Times New Roman" w:hAnsi="Times New Roman" w:hint="eastAsia"/>
              </w:rPr>
              <w:t>after</w:t>
            </w:r>
            <w:r>
              <w:rPr>
                <w:rFonts w:ascii="Times New Roman" w:hAnsi="Times New Roman"/>
              </w:rPr>
              <w:t xml:space="preserve"> the Purchaser </w:t>
            </w:r>
            <w:r>
              <w:rPr>
                <w:rFonts w:ascii="Times New Roman" w:hAnsi="Times New Roman" w:hint="eastAsia"/>
              </w:rPr>
              <w:t>is</w:t>
            </w:r>
            <w:r>
              <w:rPr>
                <w:rFonts w:ascii="Times New Roman" w:hAnsi="Times New Roman"/>
              </w:rPr>
              <w:t xml:space="preserve"> notified in writing by </w:t>
            </w:r>
            <w:r>
              <w:rPr>
                <w:rFonts w:ascii="Times New Roman" w:hAnsi="Times New Roman" w:hint="eastAsia"/>
              </w:rPr>
              <w:t xml:space="preserve">the </w:t>
            </w:r>
            <w:r>
              <w:rPr>
                <w:rFonts w:ascii="Times New Roman" w:hAnsi="Times New Roman"/>
              </w:rPr>
              <w:t xml:space="preserve">Vendor of the approval of such amended plans by the Building Authority, and if no such notice is received by the Vendor within such time, the Purchaser </w:t>
            </w:r>
            <w:r>
              <w:rPr>
                <w:rFonts w:ascii="Times New Roman" w:hAnsi="Times New Roman" w:hint="eastAsia"/>
              </w:rPr>
              <w:t>is</w:t>
            </w:r>
            <w:r>
              <w:rPr>
                <w:rFonts w:ascii="Times New Roman" w:hAnsi="Times New Roman"/>
              </w:rPr>
              <w:t xml:space="preserve"> deemed to have accepted such plans.</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(2)</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hint="eastAsia"/>
              </w:rPr>
              <w:t>Any dispute as to -</w:t>
            </w:r>
          </w:p>
          <w:p w:rsidR="003B7112" w:rsidRDefault="003B7112">
            <w:pPr>
              <w:spacing w:line="340" w:lineRule="atLeast"/>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rPr>
              <w:t xml:space="preserve">the extent of any variation in the </w:t>
            </w:r>
            <w:r>
              <w:rPr>
                <w:rFonts w:ascii="Times New Roman" w:hAnsi="Times New Roman" w:hint="eastAsia"/>
              </w:rPr>
              <w:t>measurements</w:t>
            </w:r>
            <w:r>
              <w:rPr>
                <w:rFonts w:ascii="Times New Roman" w:hAnsi="Times New Roman"/>
              </w:rPr>
              <w:t xml:space="preserve"> </w:t>
            </w:r>
            <w:r>
              <w:rPr>
                <w:rFonts w:ascii="Times New Roman" w:hAnsi="Times New Roman" w:hint="eastAsia"/>
              </w:rPr>
              <w:t xml:space="preserve">of the Property </w:t>
            </w:r>
            <w:r>
              <w:rPr>
                <w:rFonts w:ascii="Times New Roman" w:hAnsi="Times New Roman"/>
              </w:rPr>
              <w:t>under sub-clause (1)</w:t>
            </w:r>
            <w:r>
              <w:rPr>
                <w:rFonts w:ascii="Times New Roman" w:hAnsi="Times New Roman" w:hint="eastAsia"/>
              </w:rPr>
              <w:t>;</w:t>
            </w:r>
          </w:p>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rPr>
              <w:t>the extent of any adjustment of the purchase price as a result of the variation</w:t>
            </w:r>
            <w:r>
              <w:rPr>
                <w:rFonts w:ascii="Times New Roman" w:hAnsi="Times New Roman" w:hint="eastAsia"/>
              </w:rPr>
              <w:t>;</w:t>
            </w:r>
            <w:r>
              <w:rPr>
                <w:rFonts w:ascii="Times New Roman" w:hAnsi="Times New Roman"/>
              </w:rPr>
              <w:t xml:space="preserve"> or</w:t>
            </w:r>
          </w:p>
          <w:p w:rsidR="003B7112" w:rsidRDefault="003B7112">
            <w:pPr>
              <w:spacing w:line="340" w:lineRule="atLeast"/>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3B7112" w:rsidRDefault="003B7112">
            <w:pPr>
              <w:spacing w:line="340" w:lineRule="atLeast"/>
              <w:jc w:val="both"/>
              <w:rPr>
                <w:rFonts w:ascii="Times New Roman" w:hAnsi="Times New Roman" w:hint="eastAsia"/>
              </w:rPr>
            </w:pPr>
            <w:r>
              <w:rPr>
                <w:rFonts w:ascii="Times New Roman" w:hAnsi="Times New Roman"/>
              </w:rPr>
              <w:t xml:space="preserve">whether the proviso </w:t>
            </w:r>
            <w:r>
              <w:rPr>
                <w:rFonts w:ascii="Times New Roman" w:hAnsi="Times New Roman" w:hint="eastAsia"/>
              </w:rPr>
              <w:t>in clause 31</w:t>
            </w:r>
            <w:r>
              <w:rPr>
                <w:rFonts w:ascii="Times New Roman" w:hAnsi="Times New Roman"/>
              </w:rPr>
              <w:t xml:space="preserve"> has been complied with and, if it has not, as to the extent of the damages which should be paid</w:t>
            </w:r>
          </w:p>
          <w:p w:rsidR="003B7112" w:rsidRDefault="003B7112">
            <w:pPr>
              <w:spacing w:line="340" w:lineRule="atLeast"/>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hint="eastAsia"/>
              </w:rPr>
              <w:t>shall first be referred to the Authorized Person for a decision thereon.</w:t>
            </w:r>
          </w:p>
          <w:p w:rsidR="003B7112" w:rsidRDefault="003B7112">
            <w:pPr>
              <w:spacing w:line="340" w:lineRule="atLeast"/>
              <w:jc w:val="both"/>
              <w:rPr>
                <w:rFonts w:ascii="Times New Roman" w:hAnsi="Times New Roman" w:hint="eastAsia"/>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hint="eastAsia"/>
              </w:rPr>
            </w:pPr>
            <w:r>
              <w:rPr>
                <w:rFonts w:ascii="Times New Roman" w:hAnsi="Times New Roman" w:hint="eastAsia"/>
              </w:rPr>
              <w:t>(3)</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rPr>
              <w:t>If either party is dissatisfied with the decision of the Authorized Person</w:t>
            </w:r>
            <w:r>
              <w:rPr>
                <w:rFonts w:ascii="Times New Roman" w:hAnsi="Times New Roman" w:hint="eastAsia"/>
              </w:rPr>
              <w:t xml:space="preserve"> made pursuant to sub-clause (2)</w:t>
            </w:r>
            <w:r>
              <w:rPr>
                <w:rFonts w:ascii="Times New Roman" w:hAnsi="Times New Roman"/>
              </w:rPr>
              <w:t xml:space="preserve">, such party shall within 14 days </w:t>
            </w:r>
            <w:r>
              <w:rPr>
                <w:rFonts w:ascii="Times New Roman" w:hAnsi="Times New Roman" w:hint="eastAsia"/>
              </w:rPr>
              <w:t>after</w:t>
            </w:r>
            <w:r>
              <w:rPr>
                <w:rFonts w:ascii="Times New Roman" w:hAnsi="Times New Roman"/>
              </w:rPr>
              <w:t xml:space="preserve"> the decision </w:t>
            </w:r>
            <w:r>
              <w:rPr>
                <w:rFonts w:ascii="Times New Roman" w:hAnsi="Times New Roman" w:hint="eastAsia"/>
              </w:rPr>
              <w:t>is</w:t>
            </w:r>
            <w:r>
              <w:rPr>
                <w:rFonts w:ascii="Times New Roman" w:hAnsi="Times New Roman"/>
              </w:rPr>
              <w:t xml:space="preserve"> communicated to him give to the other party notice </w:t>
            </w:r>
            <w:r>
              <w:rPr>
                <w:rFonts w:ascii="Times New Roman" w:hAnsi="Times New Roman" w:hint="eastAsia"/>
              </w:rPr>
              <w:t xml:space="preserve">in writing </w:t>
            </w:r>
            <w:r>
              <w:rPr>
                <w:rFonts w:ascii="Times New Roman" w:hAnsi="Times New Roman"/>
              </w:rPr>
              <w:t xml:space="preserve">of his intention to refer the </w:t>
            </w:r>
            <w:r>
              <w:rPr>
                <w:rFonts w:ascii="Times New Roman" w:hAnsi="Times New Roman" w:hint="eastAsia"/>
              </w:rPr>
              <w:t>decision</w:t>
            </w:r>
            <w:r>
              <w:rPr>
                <w:rFonts w:ascii="Times New Roman" w:hAnsi="Times New Roman"/>
              </w:rPr>
              <w:t xml:space="preserve"> to another </w:t>
            </w:r>
            <w:r>
              <w:rPr>
                <w:rFonts w:ascii="Times New Roman" w:hAnsi="Times New Roman" w:hint="eastAsia"/>
              </w:rPr>
              <w:t xml:space="preserve">authorized </w:t>
            </w:r>
            <w:r>
              <w:rPr>
                <w:rFonts w:ascii="Times New Roman" w:hAnsi="Times New Roman"/>
              </w:rPr>
              <w:t xml:space="preserve">person as defined in </w:t>
            </w:r>
            <w:r>
              <w:rPr>
                <w:rFonts w:ascii="Times New Roman" w:hAnsi="Times New Roman" w:hint="eastAsia"/>
              </w:rPr>
              <w:t>s</w:t>
            </w:r>
            <w:r>
              <w:rPr>
                <w:rFonts w:ascii="Times New Roman" w:hAnsi="Times New Roman"/>
              </w:rPr>
              <w:t xml:space="preserve">ection 2(1) of the Buildings Ordinance </w:t>
            </w:r>
            <w:r>
              <w:rPr>
                <w:rFonts w:ascii="Times New Roman" w:hAnsi="Times New Roman" w:hint="eastAsia"/>
              </w:rPr>
              <w:t xml:space="preserve">(Cap. 123) </w:t>
            </w:r>
            <w:r>
              <w:rPr>
                <w:rFonts w:ascii="Times New Roman" w:hAnsi="Times New Roman"/>
              </w:rPr>
              <w:t>acting as an expert</w:t>
            </w:r>
            <w:r>
              <w:rPr>
                <w:rFonts w:ascii="Times New Roman" w:hAnsi="Times New Roman" w:hint="eastAsia"/>
              </w:rPr>
              <w:t xml:space="preserve">, otherwise the decision of the Authorized Person shall be final and binding on the parties.  Should the parties fail to agree on such other authorized person to be appointed within 30 days after the giving of such notice, either party is entitled to apply within 7 days thereafter to the President of The Hong Kong Institute of Surveyors for the appointment of a member of the Institute whose decision shall be final and binding on both parties.  If a party, after giving to the other party notice in writing of his intention to refer the decision of the Authorized Person to another authorized person as aforesaid, fails to refer the decision to another authorized person within 44 days after the giving of such notice, then the decision of the Authorized Person shall be final and binding on the parties.  </w:t>
            </w:r>
            <w:r>
              <w:rPr>
                <w:rFonts w:ascii="Times New Roman" w:hAnsi="Times New Roman"/>
              </w:rPr>
              <w:t xml:space="preserve">The costs of the Authorized Person shall be paid as directed by </w:t>
            </w:r>
            <w:r>
              <w:rPr>
                <w:rFonts w:ascii="Times New Roman" w:hAnsi="Times New Roman" w:hint="eastAsia"/>
              </w:rPr>
              <w:t>the Authorized Person</w:t>
            </w:r>
            <w:r>
              <w:rPr>
                <w:rFonts w:ascii="Times New Roman" w:hAnsi="Times New Roman"/>
              </w:rPr>
              <w:t xml:space="preserve"> in </w:t>
            </w:r>
            <w:r>
              <w:rPr>
                <w:rFonts w:ascii="Times New Roman" w:hAnsi="Times New Roman" w:hint="eastAsia"/>
              </w:rPr>
              <w:t>his</w:t>
            </w:r>
            <w:r>
              <w:rPr>
                <w:rFonts w:ascii="Times New Roman" w:hAnsi="Times New Roman"/>
              </w:rPr>
              <w:t xml:space="preserve"> award.]</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cantSplit/>
        </w:trPr>
        <w:tc>
          <w:tcPr>
            <w:tcW w:w="1119" w:type="pct"/>
          </w:tcPr>
          <w:p w:rsidR="003B7112" w:rsidRDefault="003B7112">
            <w:pPr>
              <w:spacing w:line="340" w:lineRule="atLeast"/>
              <w:rPr>
                <w:rFonts w:ascii="Times New Roman" w:hAnsi="Times New Roman"/>
                <w:sz w:val="22"/>
              </w:rPr>
            </w:pPr>
          </w:p>
        </w:tc>
        <w:tc>
          <w:tcPr>
            <w:tcW w:w="558" w:type="pct"/>
            <w:gridSpan w:val="2"/>
          </w:tcPr>
          <w:p w:rsidR="003B7112" w:rsidRDefault="003B7112">
            <w:pPr>
              <w:spacing w:line="340" w:lineRule="atLeast"/>
              <w:ind w:firstLineChars="200" w:firstLine="560"/>
              <w:jc w:val="both"/>
              <w:rPr>
                <w:rFonts w:ascii="Times New Roman" w:hAnsi="Times New Roman" w:hint="eastAsia"/>
              </w:rPr>
            </w:pPr>
            <w:r>
              <w:rPr>
                <w:rStyle w:val="FootnoteReference"/>
                <w:rFonts w:hint="eastAsia"/>
                <w:sz w:val="28"/>
              </w:rPr>
              <w:sym w:font="Symbol" w:char="F063"/>
            </w:r>
            <w:r>
              <w:rPr>
                <w:rFonts w:ascii="Times New Roman" w:hAnsi="Times New Roman" w:hint="eastAsia"/>
                <w:sz w:val="23"/>
              </w:rPr>
              <w:t>[(4)</w:t>
            </w:r>
          </w:p>
        </w:tc>
        <w:tc>
          <w:tcPr>
            <w:tcW w:w="3287" w:type="pct"/>
            <w:gridSpan w:val="3"/>
          </w:tcPr>
          <w:p w:rsidR="003B7112" w:rsidRDefault="003B7112">
            <w:pPr>
              <w:spacing w:line="340" w:lineRule="atLeast"/>
              <w:jc w:val="both"/>
              <w:rPr>
                <w:rFonts w:ascii="Times New Roman" w:hAnsi="Times New Roman" w:hint="eastAsia"/>
              </w:rPr>
            </w:pPr>
            <w:r>
              <w:rPr>
                <w:rFonts w:ascii="Times New Roman" w:hAnsi="Times New Roman" w:hint="eastAsia"/>
              </w:rPr>
              <w:t>The Vendor shall also notify the Purchaser in writing of any alteration of the building plans (if any) if the same affects in any way the parking space constituting separate unit described in Schedule 3 within 14 days after its having been approved by the Building Authority.]]</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jc w:val="both"/>
              <w:rPr>
                <w:rFonts w:ascii="Times New Roman" w:hAnsi="Times New Roman" w:hint="eastAsia"/>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sz w:val="28"/>
                <w:vertAlign w:val="superscript"/>
              </w:rPr>
              <w:sym w:font="Symbol" w:char="F02A"/>
            </w:r>
            <w:r>
              <w:rPr>
                <w:rFonts w:ascii="Times New Roman" w:hAnsi="Times New Roman" w:hint="eastAsia"/>
                <w:sz w:val="22"/>
              </w:rPr>
              <w:t>[Financier]</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hint="eastAsia"/>
              </w:rPr>
              <w:t>[34</w:t>
            </w:r>
            <w:r>
              <w:rPr>
                <w:rFonts w:ascii="Times New Roman" w:hAnsi="Times New Roman"/>
              </w:rPr>
              <w:t>.</w:t>
            </w:r>
          </w:p>
        </w:tc>
        <w:tc>
          <w:tcPr>
            <w:tcW w:w="3511" w:type="pct"/>
            <w:gridSpan w:val="4"/>
          </w:tcPr>
          <w:p w:rsidR="003B7112" w:rsidRDefault="003B7112">
            <w:pPr>
              <w:spacing w:line="340" w:lineRule="atLeast"/>
              <w:ind w:left="-29"/>
              <w:jc w:val="both"/>
              <w:rPr>
                <w:rFonts w:ascii="Times New Roman" w:hAnsi="Times New Roman"/>
              </w:rPr>
            </w:pPr>
            <w:r>
              <w:rPr>
                <w:rFonts w:ascii="Times New Roman" w:hAnsi="Times New Roman"/>
              </w:rPr>
              <w:t>The Financier covenants with the Purchaser that the Financier will not call back the whole or any part of the loan which has been advanced or will be advanced to the Vendor until the Development has been completed and that the Financier will, if necessary, provide all further finance to enable the Vendor to complete the Development.]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Marginal notes</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35</w:t>
            </w:r>
            <w:r>
              <w:rPr>
                <w:rFonts w:ascii="Times New Roman" w:hAnsi="Times New Roman"/>
              </w:rPr>
              <w:t>.</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rPr>
              <w:t xml:space="preserve">The marginal notes to this Agreement shall not be deemed to be part </w:t>
            </w:r>
            <w:r>
              <w:rPr>
                <w:rFonts w:ascii="Times New Roman" w:hAnsi="Times New Roman" w:hint="eastAsia"/>
              </w:rPr>
              <w:t>of this Agreement</w:t>
            </w:r>
            <w:r>
              <w:rPr>
                <w:rFonts w:ascii="Times New Roman" w:hAnsi="Times New Roman"/>
              </w:rPr>
              <w:t xml:space="preserve"> and </w:t>
            </w:r>
            <w:r>
              <w:rPr>
                <w:rFonts w:ascii="Times New Roman" w:hAnsi="Times New Roman" w:hint="eastAsia"/>
              </w:rPr>
              <w:t>do</w:t>
            </w:r>
            <w:r>
              <w:rPr>
                <w:rFonts w:ascii="Times New Roman" w:hAnsi="Times New Roman"/>
              </w:rPr>
              <w:t xml:space="preserve"> not affect the interpretation or construction of this Agreement.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hint="eastAsia"/>
                <w:sz w:val="22"/>
              </w:rPr>
            </w:pPr>
            <w:r>
              <w:rPr>
                <w:rFonts w:ascii="Times New Roman" w:hAnsi="Times New Roman" w:hint="eastAsia"/>
                <w:sz w:val="28"/>
                <w:vertAlign w:val="superscript"/>
              </w:rPr>
              <w:sym w:font="Symbol" w:char="F065"/>
            </w:r>
            <w:r>
              <w:rPr>
                <w:rFonts w:ascii="Times New Roman" w:hAnsi="Times New Roman" w:hint="eastAsia"/>
                <w:sz w:val="22"/>
              </w:rPr>
              <w:t>[Certificate of value]</w:t>
            </w:r>
          </w:p>
          <w:p w:rsidR="003B7112" w:rsidRDefault="003B7112">
            <w:pPr>
              <w:spacing w:line="340" w:lineRule="atLeast"/>
              <w:rPr>
                <w:rFonts w:ascii="Times New Roman" w:hAnsi="Times New Roman" w:hint="eastAsia"/>
                <w:sz w:val="22"/>
              </w:rPr>
            </w:pP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sz w:val="28"/>
                <w:vertAlign w:val="superscript"/>
              </w:rPr>
              <w:sym w:font="Symbol" w:char="F065"/>
            </w:r>
            <w:r>
              <w:rPr>
                <w:rFonts w:ascii="Times New Roman" w:hAnsi="Times New Roman" w:hint="eastAsia"/>
              </w:rPr>
              <w:t>[36</w:t>
            </w:r>
            <w:r>
              <w:rPr>
                <w:rFonts w:ascii="Times New Roman" w:hAnsi="Times New Roman"/>
                <w:sz w:val="20"/>
              </w:rPr>
              <w:t>.</w:t>
            </w:r>
          </w:p>
        </w:tc>
        <w:tc>
          <w:tcPr>
            <w:tcW w:w="3511" w:type="pct"/>
            <w:gridSpan w:val="4"/>
          </w:tcPr>
          <w:p w:rsidR="003B7112" w:rsidRDefault="003B7112">
            <w:pPr>
              <w:spacing w:line="340" w:lineRule="atLeast"/>
              <w:jc w:val="both"/>
              <w:rPr>
                <w:rFonts w:ascii="Times New Roman" w:hAnsi="Times New Roman" w:hint="eastAsia"/>
              </w:rPr>
            </w:pPr>
            <w:r>
              <w:rPr>
                <w:rFonts w:ascii="Times New Roman" w:hAnsi="Times New Roman"/>
              </w:rPr>
              <w:t xml:space="preserve">It is certified that the transaction effected </w:t>
            </w:r>
            <w:r>
              <w:rPr>
                <w:rFonts w:ascii="Times New Roman" w:hAnsi="Times New Roman" w:hint="eastAsia"/>
              </w:rPr>
              <w:t xml:space="preserve">by this Agreement </w:t>
            </w:r>
            <w:r>
              <w:rPr>
                <w:rFonts w:ascii="Times New Roman" w:hAnsi="Times New Roman"/>
              </w:rPr>
              <w:t>does not form part of a larger transaction or a series of transactions in respect of which the amount or value or the aggregate amount or value of the consideration exceeds HK$</w:t>
            </w:r>
            <w:r>
              <w:rPr>
                <w:rFonts w:ascii="Times New Roman" w:hAnsi="Times New Roman" w:hint="eastAsia"/>
              </w:rPr>
              <w:t>[</w:t>
            </w:r>
            <w:r>
              <w:rPr>
                <w:rFonts w:ascii="Times New Roman" w:hAnsi="Times New Roman" w:hint="eastAsia"/>
                <w:i/>
                <w:iCs/>
              </w:rPr>
              <w:t>insert amount</w:t>
            </w:r>
            <w:r>
              <w:rPr>
                <w:rFonts w:ascii="Times New Roman" w:hAnsi="Times New Roman" w:hint="eastAsia"/>
              </w:rPr>
              <w:t>].]</w:t>
            </w: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p>
        </w:tc>
        <w:tc>
          <w:tcPr>
            <w:tcW w:w="334" w:type="pct"/>
          </w:tcPr>
          <w:p w:rsidR="003B7112" w:rsidRDefault="003B7112">
            <w:pPr>
              <w:spacing w:line="340" w:lineRule="atLeast"/>
              <w:ind w:left="-28"/>
              <w:jc w:val="both"/>
              <w:rPr>
                <w:rFonts w:ascii="Times New Roman" w:hAnsi="Times New Roman"/>
              </w:rPr>
            </w:pPr>
          </w:p>
        </w:tc>
        <w:tc>
          <w:tcPr>
            <w:tcW w:w="224" w:type="pct"/>
          </w:tcPr>
          <w:p w:rsidR="003B7112" w:rsidRDefault="003B7112">
            <w:pPr>
              <w:spacing w:line="340" w:lineRule="atLeast"/>
              <w:jc w:val="both"/>
              <w:rPr>
                <w:rFonts w:ascii="Times New Roman" w:hAnsi="Times New Roman"/>
              </w:rPr>
            </w:pPr>
          </w:p>
        </w:tc>
        <w:tc>
          <w:tcPr>
            <w:tcW w:w="267" w:type="pct"/>
          </w:tcPr>
          <w:p w:rsidR="003B7112" w:rsidRDefault="003B7112">
            <w:pPr>
              <w:spacing w:line="340" w:lineRule="atLeast"/>
              <w:jc w:val="both"/>
              <w:rPr>
                <w:rFonts w:ascii="Times New Roman" w:hAnsi="Times New Roman"/>
              </w:rPr>
            </w:pPr>
          </w:p>
        </w:tc>
        <w:tc>
          <w:tcPr>
            <w:tcW w:w="3020" w:type="pct"/>
            <w:gridSpan w:val="2"/>
          </w:tcPr>
          <w:p w:rsidR="003B7112" w:rsidRDefault="003B7112">
            <w:pPr>
              <w:spacing w:line="340" w:lineRule="atLeast"/>
              <w:jc w:val="both"/>
              <w:rPr>
                <w:rFonts w:ascii="Times New Roman" w:hAnsi="Times New Roman"/>
              </w:rPr>
            </w:pPr>
          </w:p>
        </w:tc>
      </w:tr>
      <w:tr w:rsidR="003B7112">
        <w:tblPrEx>
          <w:tblCellMar>
            <w:top w:w="0" w:type="dxa"/>
            <w:bottom w:w="0" w:type="dxa"/>
          </w:tblCellMar>
        </w:tblPrEx>
        <w:trPr>
          <w:gridAfter w:val="1"/>
          <w:wAfter w:w="36" w:type="pct"/>
        </w:trPr>
        <w:tc>
          <w:tcPr>
            <w:tcW w:w="1119" w:type="pct"/>
          </w:tcPr>
          <w:p w:rsidR="003B7112" w:rsidRDefault="003B7112">
            <w:pPr>
              <w:spacing w:line="340" w:lineRule="atLeast"/>
              <w:rPr>
                <w:rFonts w:ascii="Times New Roman" w:hAnsi="Times New Roman"/>
                <w:sz w:val="22"/>
              </w:rPr>
            </w:pPr>
            <w:r>
              <w:rPr>
                <w:rFonts w:ascii="Times New Roman" w:hAnsi="Times New Roman"/>
                <w:sz w:val="22"/>
              </w:rPr>
              <w:t>Stamp Duty Ordinance</w:t>
            </w:r>
          </w:p>
        </w:tc>
        <w:tc>
          <w:tcPr>
            <w:tcW w:w="334" w:type="pct"/>
          </w:tcPr>
          <w:p w:rsidR="003B7112" w:rsidRDefault="003B7112">
            <w:pPr>
              <w:spacing w:line="340" w:lineRule="atLeast"/>
              <w:ind w:left="-28"/>
              <w:jc w:val="both"/>
              <w:rPr>
                <w:rFonts w:ascii="Times New Roman" w:hAnsi="Times New Roman" w:hint="eastAsia"/>
              </w:rPr>
            </w:pPr>
            <w:r>
              <w:rPr>
                <w:rFonts w:ascii="Times New Roman" w:hAnsi="Times New Roman" w:hint="eastAsia"/>
              </w:rPr>
              <w:t>37</w:t>
            </w:r>
            <w:r>
              <w:rPr>
                <w:rFonts w:ascii="Times New Roman" w:hAnsi="Times New Roman"/>
              </w:rPr>
              <w:t>.</w:t>
            </w:r>
          </w:p>
        </w:tc>
        <w:tc>
          <w:tcPr>
            <w:tcW w:w="3511" w:type="pct"/>
            <w:gridSpan w:val="4"/>
          </w:tcPr>
          <w:p w:rsidR="003B7112" w:rsidRDefault="003B7112">
            <w:pPr>
              <w:spacing w:line="340" w:lineRule="atLeast"/>
              <w:jc w:val="both"/>
              <w:rPr>
                <w:rFonts w:ascii="Times New Roman" w:hAnsi="Times New Roman"/>
              </w:rPr>
            </w:pPr>
            <w:r>
              <w:rPr>
                <w:rFonts w:ascii="Times New Roman" w:hAnsi="Times New Roman"/>
              </w:rPr>
              <w:t>For the purpose of section</w:t>
            </w:r>
            <w:r>
              <w:rPr>
                <w:rFonts w:ascii="Times New Roman" w:hAnsi="Times New Roman" w:hint="eastAsia"/>
              </w:rPr>
              <w:t>s</w:t>
            </w:r>
            <w:r>
              <w:rPr>
                <w:rFonts w:ascii="Times New Roman" w:hAnsi="Times New Roman"/>
              </w:rPr>
              <w:t xml:space="preserve"> 29B(1) and </w:t>
            </w:r>
            <w:r>
              <w:rPr>
                <w:rFonts w:ascii="Times New Roman" w:hAnsi="Times New Roman" w:hint="eastAsia"/>
              </w:rPr>
              <w:t>29B</w:t>
            </w:r>
            <w:r>
              <w:rPr>
                <w:rFonts w:ascii="Times New Roman" w:hAnsi="Times New Roman"/>
              </w:rPr>
              <w:t>(5) of the Stamp Duty Ordinance</w:t>
            </w:r>
            <w:r>
              <w:rPr>
                <w:rFonts w:ascii="Times New Roman" w:hAnsi="Times New Roman" w:hint="eastAsia"/>
              </w:rPr>
              <w:t xml:space="preserve"> (Cap. 117)</w:t>
            </w:r>
            <w:r>
              <w:rPr>
                <w:rFonts w:ascii="Times New Roman" w:hAnsi="Times New Roman"/>
              </w:rPr>
              <w:t>, the matters required to be specified are as set out in Schedule</w:t>
            </w:r>
            <w:r>
              <w:rPr>
                <w:rFonts w:ascii="Times New Roman" w:hAnsi="Times New Roman" w:hint="eastAsia"/>
              </w:rPr>
              <w:t xml:space="preserve"> 8</w:t>
            </w:r>
            <w:r>
              <w:rPr>
                <w:rFonts w:ascii="Times New Roman" w:hAnsi="Times New Roman"/>
              </w:rPr>
              <w:t>.</w:t>
            </w:r>
          </w:p>
        </w:tc>
      </w:tr>
    </w:tbl>
    <w:p w:rsidR="003B7112" w:rsidRDefault="003B7112">
      <w:pPr>
        <w:spacing w:line="340" w:lineRule="atLeast"/>
        <w:jc w:val="center"/>
        <w:rPr>
          <w:rFonts w:ascii="Times New Roman" w:hAnsi="Times New Roman" w:hint="eastAsia"/>
          <w:u w:val="single"/>
        </w:rPr>
      </w:pPr>
      <w:r>
        <w:br w:type="page"/>
      </w:r>
      <w:r>
        <w:rPr>
          <w:rFonts w:ascii="Times New Roman" w:hAnsi="Times New Roman" w:hint="eastAsia"/>
          <w:u w:val="single"/>
        </w:rPr>
        <w:t>Schedule</w:t>
      </w:r>
      <w:r>
        <w:rPr>
          <w:rFonts w:ascii="Times New Roman" w:hAnsi="Times New Roman"/>
          <w:u w:val="single"/>
        </w:rPr>
        <w:t xml:space="preserve"> 1</w:t>
      </w:r>
    </w:p>
    <w:p w:rsidR="003B7112" w:rsidRDefault="003B7112">
      <w:pPr>
        <w:spacing w:line="340" w:lineRule="atLeast"/>
        <w:jc w:val="center"/>
        <w:rPr>
          <w:rFonts w:ascii="Times New Roman" w:hAnsi="Times New Roman" w:hint="eastAsia"/>
          <w:u w:val="single"/>
        </w:rPr>
      </w:pPr>
    </w:p>
    <w:p w:rsidR="003B7112" w:rsidRDefault="003B7112">
      <w:pPr>
        <w:pStyle w:val="Heading9"/>
        <w:spacing w:line="340" w:lineRule="atLeast"/>
        <w:rPr>
          <w:rFonts w:hint="eastAsia"/>
        </w:rPr>
      </w:pPr>
      <w:r>
        <w:rPr>
          <w:rFonts w:hint="eastAsia"/>
        </w:rPr>
        <w:t>Parties</w:t>
      </w:r>
    </w:p>
    <w:p w:rsidR="003B7112" w:rsidRDefault="003B7112">
      <w:pPr>
        <w:spacing w:line="340" w:lineRule="atLeast"/>
        <w:jc w:val="both"/>
        <w:rPr>
          <w:rFonts w:ascii="Times New Roman" w:hAnsi="Times New Roman" w:hint="eastAsia"/>
        </w:rPr>
      </w:pPr>
    </w:p>
    <w:p w:rsidR="003B7112" w:rsidRDefault="003B7112">
      <w:pPr>
        <w:spacing w:line="340" w:lineRule="atLeast"/>
        <w:ind w:left="425" w:hangingChars="177" w:hanging="425"/>
        <w:jc w:val="both"/>
        <w:rPr>
          <w:rFonts w:ascii="Times New Roman" w:hAnsi="Times New Roman"/>
        </w:rPr>
      </w:pPr>
      <w:r>
        <w:rPr>
          <w:rFonts w:ascii="Times New Roman" w:hAnsi="Times New Roman"/>
        </w:rPr>
        <w:t>(a)</w:t>
      </w:r>
      <w:r>
        <w:rPr>
          <w:rFonts w:ascii="Times New Roman" w:hAnsi="Times New Roman"/>
        </w:rPr>
        <w:tab/>
        <w:t>Vendor :</w:t>
      </w:r>
    </w:p>
    <w:p w:rsidR="003B7112" w:rsidRDefault="003B7112">
      <w:pPr>
        <w:spacing w:line="340" w:lineRule="atLeast"/>
        <w:ind w:left="425" w:hangingChars="177" w:hanging="425"/>
        <w:jc w:val="both"/>
        <w:rPr>
          <w:rFonts w:ascii="Times New Roman" w:hAnsi="Times New Roman"/>
        </w:rPr>
      </w:pPr>
    </w:p>
    <w:p w:rsidR="003B7112" w:rsidRDefault="003B7112">
      <w:pPr>
        <w:spacing w:line="340" w:lineRule="atLeast"/>
        <w:ind w:left="425" w:hangingChars="177" w:hanging="425"/>
        <w:jc w:val="both"/>
        <w:rPr>
          <w:rFonts w:ascii="Times New Roman" w:hAnsi="Times New Roman"/>
        </w:rPr>
      </w:pPr>
    </w:p>
    <w:p w:rsidR="003B7112" w:rsidRDefault="003B7112">
      <w:pPr>
        <w:spacing w:line="340" w:lineRule="atLeast"/>
        <w:ind w:left="425" w:hangingChars="177" w:hanging="425"/>
        <w:jc w:val="both"/>
        <w:rPr>
          <w:rFonts w:ascii="Times New Roman" w:hAnsi="Times New Roman"/>
        </w:rPr>
      </w:pPr>
    </w:p>
    <w:p w:rsidR="003B7112" w:rsidRDefault="003B7112">
      <w:pPr>
        <w:spacing w:line="340" w:lineRule="atLeast"/>
        <w:ind w:left="425" w:hangingChars="177" w:hanging="425"/>
        <w:jc w:val="both"/>
        <w:rPr>
          <w:rFonts w:ascii="Times New Roman" w:hAnsi="Times New Roman" w:hint="eastAsia"/>
        </w:rPr>
      </w:pPr>
      <w:r>
        <w:rPr>
          <w:rFonts w:ascii="Times New Roman" w:hAnsi="Times New Roman"/>
        </w:rPr>
        <w:t>(b)</w:t>
      </w:r>
      <w:r>
        <w:rPr>
          <w:rFonts w:ascii="Times New Roman" w:hAnsi="Times New Roman" w:hint="eastAsia"/>
        </w:rPr>
        <w:tab/>
      </w:r>
      <w:r>
        <w:rPr>
          <w:rFonts w:ascii="Times New Roman" w:hAnsi="Times New Roman"/>
        </w:rPr>
        <w:t>Purchaser :</w:t>
      </w:r>
      <w:r>
        <w:rPr>
          <w:rFonts w:ascii="Times New Roman" w:hAnsi="Times New Roman"/>
        </w:rPr>
        <w:tab/>
      </w:r>
    </w:p>
    <w:p w:rsidR="003B7112" w:rsidRDefault="003B7112">
      <w:pPr>
        <w:spacing w:line="340" w:lineRule="atLeast"/>
        <w:ind w:left="425" w:hangingChars="177" w:hanging="425"/>
        <w:jc w:val="both"/>
        <w:rPr>
          <w:rFonts w:ascii="Times New Roman" w:hAnsi="Times New Roman"/>
        </w:rPr>
      </w:pPr>
    </w:p>
    <w:p w:rsidR="003B7112" w:rsidRDefault="003B7112">
      <w:pPr>
        <w:spacing w:line="340" w:lineRule="atLeast"/>
        <w:ind w:left="425" w:hangingChars="177" w:hanging="425"/>
        <w:jc w:val="both"/>
        <w:rPr>
          <w:rFonts w:ascii="Times New Roman" w:hAnsi="Times New Roman"/>
        </w:rPr>
      </w:pPr>
    </w:p>
    <w:p w:rsidR="003B7112" w:rsidRDefault="003B7112">
      <w:pPr>
        <w:spacing w:line="340" w:lineRule="atLeast"/>
        <w:ind w:left="425" w:hangingChars="177" w:hanging="425"/>
        <w:jc w:val="both"/>
        <w:rPr>
          <w:rFonts w:ascii="Times New Roman" w:hAnsi="Times New Roman"/>
        </w:rPr>
      </w:pPr>
    </w:p>
    <w:p w:rsidR="003B7112" w:rsidRDefault="003B7112">
      <w:pPr>
        <w:spacing w:line="340" w:lineRule="atLeast"/>
        <w:ind w:left="496" w:hangingChars="177" w:hanging="496"/>
        <w:jc w:val="both"/>
        <w:rPr>
          <w:rFonts w:ascii="Times New Roman" w:hAnsi="Times New Roman"/>
        </w:rPr>
      </w:pPr>
      <w:r>
        <w:rPr>
          <w:rFonts w:ascii="Times New Roman" w:hAnsi="Times New Roman"/>
          <w:sz w:val="28"/>
          <w:vertAlign w:val="superscript"/>
        </w:rPr>
        <w:sym w:font="Symbol" w:char="F02A"/>
      </w:r>
      <w:r>
        <w:rPr>
          <w:rFonts w:ascii="Times New Roman" w:hAnsi="Times New Roman"/>
        </w:rPr>
        <w:t>(c)</w:t>
      </w:r>
      <w:r>
        <w:rPr>
          <w:rFonts w:ascii="Times New Roman" w:hAnsi="Times New Roman"/>
        </w:rPr>
        <w:tab/>
        <w:t xml:space="preserve">Financier : </w:t>
      </w: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pStyle w:val="Footer"/>
        <w:tabs>
          <w:tab w:val="clear" w:pos="4320"/>
          <w:tab w:val="clear" w:pos="8640"/>
        </w:tabs>
        <w:spacing w:line="340" w:lineRule="atLeast"/>
        <w:rPr>
          <w:rFonts w:ascii="Times New Roman" w:hAnsi="Times New Roman" w:hint="eastAsia"/>
          <w:lang w:val="en-AU"/>
        </w:rPr>
      </w:pPr>
    </w:p>
    <w:p w:rsidR="003B7112" w:rsidRDefault="003B7112">
      <w:pPr>
        <w:pStyle w:val="Footer"/>
        <w:tabs>
          <w:tab w:val="clear" w:pos="4320"/>
          <w:tab w:val="clear" w:pos="8640"/>
        </w:tabs>
        <w:spacing w:line="340" w:lineRule="atLeast"/>
        <w:jc w:val="center"/>
        <w:rPr>
          <w:rFonts w:hint="eastAsia"/>
          <w:u w:val="single"/>
        </w:rPr>
      </w:pPr>
      <w:r>
        <w:rPr>
          <w:lang w:val="en-AU"/>
        </w:rPr>
        <w:br w:type="page"/>
      </w:r>
      <w:r>
        <w:rPr>
          <w:rFonts w:hint="eastAsia"/>
          <w:u w:val="single"/>
        </w:rPr>
        <w:t>Schedule</w:t>
      </w:r>
      <w:r>
        <w:rPr>
          <w:u w:val="single"/>
        </w:rPr>
        <w:t xml:space="preserve"> 2</w:t>
      </w:r>
    </w:p>
    <w:p w:rsidR="003B7112" w:rsidRDefault="003B7112">
      <w:pPr>
        <w:spacing w:line="340" w:lineRule="atLeast"/>
        <w:jc w:val="center"/>
        <w:rPr>
          <w:rFonts w:ascii="Times New Roman" w:hAnsi="Times New Roman" w:hint="eastAsia"/>
          <w:u w:val="single"/>
        </w:rPr>
      </w:pPr>
    </w:p>
    <w:p w:rsidR="003B7112" w:rsidRDefault="003B7112">
      <w:pPr>
        <w:pStyle w:val="Heading9"/>
        <w:spacing w:line="340" w:lineRule="atLeast"/>
        <w:rPr>
          <w:rFonts w:hint="eastAsia"/>
        </w:rPr>
      </w:pPr>
      <w:r>
        <w:rPr>
          <w:rFonts w:hint="eastAsia"/>
        </w:rPr>
        <w:t>Government Grant</w:t>
      </w:r>
    </w:p>
    <w:p w:rsidR="003B7112" w:rsidRDefault="003B7112">
      <w:pPr>
        <w:spacing w:line="340" w:lineRule="atLeast"/>
        <w:jc w:val="both"/>
        <w:rPr>
          <w:rFonts w:ascii="Times New Roman" w:hAnsi="Times New Roman" w:hint="eastAsia"/>
        </w:rPr>
      </w:pPr>
    </w:p>
    <w:p w:rsidR="003B7112" w:rsidRDefault="003B7112">
      <w:pPr>
        <w:pStyle w:val="BodyText21"/>
        <w:tabs>
          <w:tab w:val="clear" w:pos="851"/>
        </w:tabs>
        <w:spacing w:after="0" w:line="340" w:lineRule="atLeast"/>
        <w:ind w:left="2" w:firstLine="0"/>
        <w:rPr>
          <w:rFonts w:ascii="Times New Roman" w:hAnsi="Times New Roman" w:hint="eastAsia"/>
        </w:rPr>
      </w:pPr>
      <w:r>
        <w:rPr>
          <w:rFonts w:ascii="Times New Roman" w:hAnsi="Times New Roman"/>
          <w:sz w:val="28"/>
          <w:vertAlign w:val="superscript"/>
          <w:lang w:val="en-AU"/>
        </w:rPr>
        <w:sym w:font="Symbol" w:char="F02A"/>
      </w:r>
      <w:r>
        <w:rPr>
          <w:rFonts w:ascii="Times New Roman" w:hAnsi="Times New Roman"/>
        </w:rPr>
        <w:t>Government Lease/Conditions of Sale</w:t>
      </w:r>
      <w:r>
        <w:rPr>
          <w:rFonts w:ascii="Times New Roman" w:hAnsi="Times New Roman" w:hint="eastAsia"/>
        </w:rPr>
        <w:t xml:space="preserve">/Conditions of </w:t>
      </w:r>
      <w:r>
        <w:rPr>
          <w:rFonts w:ascii="Times New Roman" w:hAnsi="Times New Roman"/>
        </w:rPr>
        <w:t>Grant/</w:t>
      </w:r>
      <w:r>
        <w:rPr>
          <w:rFonts w:ascii="Times New Roman" w:hAnsi="Times New Roman" w:hint="eastAsia"/>
        </w:rPr>
        <w:t xml:space="preserve">Conditions of </w:t>
      </w:r>
      <w:r>
        <w:rPr>
          <w:rFonts w:ascii="Times New Roman" w:hAnsi="Times New Roman"/>
        </w:rPr>
        <w:t xml:space="preserve">Exchange/New Grant No. </w:t>
      </w:r>
      <w:r>
        <w:rPr>
          <w:rFonts w:ascii="Times New Roman" w:hAnsi="Times New Roman" w:hint="eastAsia"/>
        </w:rPr>
        <w:t>[</w:t>
      </w:r>
      <w:r>
        <w:rPr>
          <w:rFonts w:ascii="Times New Roman" w:hAnsi="Times New Roman" w:hint="eastAsia"/>
          <w:i/>
          <w:iCs/>
        </w:rPr>
        <w:t>insert number</w:t>
      </w:r>
      <w:r>
        <w:rPr>
          <w:rFonts w:ascii="Times New Roman" w:hAnsi="Times New Roman"/>
        </w:rPr>
        <w:t>]</w:t>
      </w:r>
      <w:r>
        <w:rPr>
          <w:rFonts w:ascii="Times New Roman" w:hAnsi="Times New Roman" w:hint="eastAsia"/>
        </w:rPr>
        <w:t xml:space="preserve"> </w:t>
      </w: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as varied or modified by Modification Letter dated [</w:t>
      </w:r>
      <w:r>
        <w:rPr>
          <w:rFonts w:ascii="Times New Roman" w:hAnsi="Times New Roman" w:hint="eastAsia"/>
          <w:i/>
          <w:iCs/>
        </w:rPr>
        <w:t>insert date of the instrument</w:t>
      </w:r>
      <w:r>
        <w:rPr>
          <w:rFonts w:ascii="Times New Roman" w:hAnsi="Times New Roman"/>
        </w:rPr>
        <w:t>] and registered in the Land Registry by Memorial No.</w:t>
      </w:r>
      <w:r>
        <w:rPr>
          <w:rFonts w:ascii="Times New Roman" w:hAnsi="Times New Roman" w:hint="eastAsia"/>
        </w:rPr>
        <w:t xml:space="preserve"> [</w:t>
      </w:r>
      <w:r>
        <w:rPr>
          <w:rFonts w:ascii="Times New Roman" w:hAnsi="Times New Roman" w:hint="eastAsia"/>
          <w:i/>
          <w:iCs/>
        </w:rPr>
        <w:t>insert memorial number</w:t>
      </w:r>
      <w:r>
        <w:rPr>
          <w:rFonts w:ascii="Times New Roman" w:hAnsi="Times New Roman" w:hint="eastAsia"/>
        </w:rPr>
        <w:t>]], the particulars of which are as follows -</w:t>
      </w:r>
    </w:p>
    <w:p w:rsidR="003B7112" w:rsidRDefault="003B7112">
      <w:pPr>
        <w:spacing w:line="340" w:lineRule="atLeast"/>
        <w:jc w:val="both"/>
        <w:rPr>
          <w:rFonts w:ascii="Times New Roman" w:hAnsi="Times New Roman"/>
        </w:rPr>
      </w:pPr>
    </w:p>
    <w:p w:rsidR="003B7112" w:rsidRDefault="003B7112">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Parties :</w:t>
      </w:r>
    </w:p>
    <w:p w:rsidR="003B7112" w:rsidRDefault="003B7112">
      <w:pPr>
        <w:spacing w:line="340" w:lineRule="atLeast"/>
        <w:jc w:val="both"/>
        <w:rPr>
          <w:rFonts w:ascii="Times New Roman" w:hAnsi="Times New Roman"/>
        </w:rPr>
      </w:pPr>
    </w:p>
    <w:p w:rsidR="003B7112" w:rsidRDefault="003B7112">
      <w:pPr>
        <w:pStyle w:val="BodyText"/>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t>(</w:t>
      </w:r>
      <w:r>
        <w:rPr>
          <w:rFonts w:ascii="Times New Roman" w:hAnsi="Times New Roman" w:hint="eastAsia"/>
          <w:lang w:val="en-AU"/>
        </w:rPr>
        <w:t>b</w:t>
      </w:r>
      <w:r>
        <w:rPr>
          <w:rFonts w:ascii="Times New Roman" w:hAnsi="Times New Roman"/>
          <w:lang w:val="en-AU"/>
        </w:rPr>
        <w:t>)</w:t>
      </w:r>
      <w:r>
        <w:rPr>
          <w:rFonts w:ascii="Times New Roman" w:hAnsi="Times New Roman"/>
          <w:lang w:val="en-AU"/>
        </w:rPr>
        <w:tab/>
        <w:t>Date :</w:t>
      </w:r>
    </w:p>
    <w:p w:rsidR="003B7112" w:rsidRDefault="003B7112">
      <w:pPr>
        <w:spacing w:line="340" w:lineRule="atLeast"/>
        <w:jc w:val="both"/>
        <w:rPr>
          <w:rFonts w:ascii="Times New Roman" w:hAnsi="Times New Roman"/>
        </w:rPr>
      </w:pPr>
    </w:p>
    <w:p w:rsidR="003B7112" w:rsidRDefault="003B7112">
      <w:pPr>
        <w:spacing w:line="340" w:lineRule="atLeast"/>
        <w:jc w:val="both"/>
        <w:rPr>
          <w:rFonts w:ascii="Times New Roman" w:hAnsi="Times New Roman"/>
        </w:rPr>
      </w:pPr>
      <w:r>
        <w:rPr>
          <w:rFonts w:ascii="Times New Roman" w:hAnsi="Times New Roman"/>
        </w:rPr>
        <w:t>(</w:t>
      </w:r>
      <w:r>
        <w:rPr>
          <w:rFonts w:ascii="Times New Roman" w:hAnsi="Times New Roman" w:hint="eastAsia"/>
        </w:rPr>
        <w:t>c</w:t>
      </w:r>
      <w:r>
        <w:rPr>
          <w:rFonts w:ascii="Times New Roman" w:hAnsi="Times New Roman"/>
        </w:rPr>
        <w:t>)</w:t>
      </w:r>
      <w:r>
        <w:rPr>
          <w:rFonts w:ascii="Times New Roman" w:hAnsi="Times New Roman"/>
        </w:rPr>
        <w:tab/>
        <w:t xml:space="preserve">Term : </w:t>
      </w:r>
      <w:r>
        <w:rPr>
          <w:rFonts w:ascii="Times New Roman" w:hAnsi="Times New Roman"/>
        </w:rPr>
        <w:tab/>
      </w:r>
      <w:r>
        <w:rPr>
          <w:rFonts w:ascii="Times New Roman" w:hAnsi="Times New Roman"/>
        </w:rPr>
        <w:tab/>
      </w:r>
      <w:r>
        <w:rPr>
          <w:rFonts w:ascii="Times New Roman" w:hAnsi="Times New Roman"/>
        </w:rPr>
        <w:tab/>
        <w:t>years from</w:t>
      </w:r>
      <w:r>
        <w:rPr>
          <w:rFonts w:ascii="Times New Roman" w:hAnsi="Times New Roman"/>
        </w:rPr>
        <w:tab/>
      </w:r>
      <w:r>
        <w:rPr>
          <w:rFonts w:ascii="Times New Roman" w:hAnsi="Times New Roman"/>
        </w:rPr>
        <w:tab/>
      </w:r>
      <w:r>
        <w:rPr>
          <w:rFonts w:ascii="Times New Roman" w:hAnsi="Times New Roman"/>
        </w:rPr>
        <w:tab/>
        <w:t>expiring on</w:t>
      </w:r>
    </w:p>
    <w:p w:rsidR="003B7112" w:rsidRDefault="003B7112">
      <w:pPr>
        <w:spacing w:line="340" w:lineRule="atLeast"/>
        <w:jc w:val="both"/>
        <w:rPr>
          <w:rFonts w:ascii="Times New Roman" w:hAnsi="Times New Roman"/>
        </w:rPr>
      </w:pPr>
    </w:p>
    <w:p w:rsidR="003B7112" w:rsidRDefault="003B7112">
      <w:pPr>
        <w:spacing w:line="340" w:lineRule="atLeast"/>
        <w:jc w:val="both"/>
        <w:rPr>
          <w:rFonts w:ascii="Times New Roman" w:hAnsi="Times New Roman"/>
        </w:rPr>
      </w:pPr>
      <w:r>
        <w:rPr>
          <w:rFonts w:ascii="Times New Roman" w:hAnsi="Times New Roman"/>
        </w:rPr>
        <w:t>(</w:t>
      </w:r>
      <w:r>
        <w:rPr>
          <w:rFonts w:ascii="Times New Roman" w:hAnsi="Times New Roman" w:hint="eastAsia"/>
        </w:rPr>
        <w:t>d</w:t>
      </w:r>
      <w:r>
        <w:rPr>
          <w:rFonts w:ascii="Times New Roman" w:hAnsi="Times New Roman"/>
        </w:rPr>
        <w:t>)</w:t>
      </w:r>
      <w:r>
        <w:rPr>
          <w:rFonts w:ascii="Times New Roman" w:hAnsi="Times New Roman"/>
        </w:rPr>
        <w:tab/>
        <w:t>User :</w:t>
      </w:r>
    </w:p>
    <w:p w:rsidR="003B7112" w:rsidRDefault="003B7112">
      <w:pPr>
        <w:spacing w:line="340" w:lineRule="atLeast"/>
        <w:jc w:val="both"/>
        <w:rPr>
          <w:rFonts w:ascii="Times New Roman" w:hAnsi="Times New Roman"/>
        </w:rPr>
      </w:pPr>
    </w:p>
    <w:p w:rsidR="003B7112" w:rsidRDefault="003B7112">
      <w:pPr>
        <w:spacing w:line="340" w:lineRule="atLeast"/>
        <w:jc w:val="both"/>
        <w:rPr>
          <w:rFonts w:ascii="Times New Roman" w:hAnsi="Times New Roman"/>
        </w:rPr>
      </w:pPr>
      <w:r>
        <w:rPr>
          <w:rFonts w:ascii="Times New Roman" w:hAnsi="Times New Roman"/>
        </w:rPr>
        <w:t>(</w:t>
      </w:r>
      <w:r>
        <w:rPr>
          <w:rFonts w:ascii="Times New Roman" w:hAnsi="Times New Roman" w:hint="eastAsia"/>
        </w:rPr>
        <w:t>e</w:t>
      </w:r>
      <w:r>
        <w:rPr>
          <w:rFonts w:ascii="Times New Roman" w:hAnsi="Times New Roman"/>
        </w:rPr>
        <w:t>)</w:t>
      </w:r>
      <w:r>
        <w:rPr>
          <w:rFonts w:ascii="Times New Roman" w:hAnsi="Times New Roman"/>
        </w:rPr>
        <w:tab/>
        <w:t xml:space="preserve">Lot Number : </w:t>
      </w:r>
    </w:p>
    <w:p w:rsidR="003B7112" w:rsidRDefault="003B7112">
      <w:pPr>
        <w:spacing w:line="340" w:lineRule="atLeast"/>
        <w:jc w:val="both"/>
        <w:rPr>
          <w:rFonts w:ascii="Times New Roman" w:hAnsi="Times New Roman"/>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hint="eastAsia"/>
        </w:rPr>
      </w:pPr>
    </w:p>
    <w:p w:rsidR="003B7112" w:rsidRDefault="003B7112">
      <w:pPr>
        <w:spacing w:line="340" w:lineRule="atLeast"/>
        <w:jc w:val="center"/>
        <w:rPr>
          <w:rFonts w:ascii="Times New Roman" w:hAnsi="Times New Roman"/>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3</w:t>
      </w:r>
    </w:p>
    <w:p w:rsidR="003B7112" w:rsidRDefault="003B7112">
      <w:pPr>
        <w:spacing w:line="340" w:lineRule="atLeast"/>
        <w:jc w:val="center"/>
        <w:rPr>
          <w:rFonts w:ascii="Times New Roman" w:hAnsi="Times New Roman"/>
          <w:u w:val="single"/>
        </w:rPr>
      </w:pPr>
    </w:p>
    <w:p w:rsidR="003B7112" w:rsidRDefault="003B7112">
      <w:pPr>
        <w:spacing w:line="340" w:lineRule="atLeast"/>
        <w:jc w:val="center"/>
        <w:rPr>
          <w:rFonts w:ascii="Times New Roman" w:hAnsi="Times New Roman"/>
          <w:u w:val="single"/>
        </w:rPr>
      </w:pPr>
      <w:r>
        <w:rPr>
          <w:rFonts w:ascii="Times New Roman" w:hAnsi="Times New Roman"/>
          <w:u w:val="single"/>
        </w:rPr>
        <w:t>Property</w:t>
      </w:r>
    </w:p>
    <w:p w:rsidR="003B7112" w:rsidRDefault="003B7112">
      <w:pPr>
        <w:spacing w:line="340" w:lineRule="atLeast"/>
        <w:jc w:val="both"/>
        <w:rPr>
          <w:rFonts w:ascii="Times New Roman" w:hAnsi="Times New Roman"/>
        </w:rPr>
      </w:pPr>
    </w:p>
    <w:p w:rsidR="003B7112" w:rsidRDefault="003B7112">
      <w:pPr>
        <w:pStyle w:val="BodyText3"/>
        <w:spacing w:line="340" w:lineRule="atLeast"/>
        <w:ind w:rightChars="0" w:right="0"/>
        <w:rPr>
          <w:rFonts w:hint="eastAsia"/>
          <w:i/>
          <w:iCs/>
        </w:rPr>
      </w:pPr>
      <w:r>
        <w:rPr>
          <w:rFonts w:hint="eastAsia"/>
        </w:rPr>
        <w:t>[</w:t>
      </w:r>
      <w:r>
        <w:rPr>
          <w:rFonts w:hint="eastAsia"/>
          <w:i/>
          <w:iCs/>
        </w:rPr>
        <w:t>Insert description of the Property, and where the Property comprises residential unit and parking space each constituting separate unit, insert description of the residential unit and the parking space in separate paragraphs as follows:</w:t>
      </w:r>
    </w:p>
    <w:p w:rsidR="003B7112" w:rsidRDefault="003B7112">
      <w:pPr>
        <w:pStyle w:val="BodyText3"/>
        <w:spacing w:line="340" w:lineRule="atLeast"/>
        <w:ind w:rightChars="0" w:right="0"/>
        <w:rPr>
          <w:rFonts w:hint="eastAsia"/>
          <w:i/>
          <w:iCs/>
        </w:rPr>
      </w:pPr>
    </w:p>
    <w:p w:rsidR="003B7112" w:rsidRDefault="003B7112">
      <w:pPr>
        <w:pStyle w:val="BodyText3"/>
        <w:numPr>
          <w:ilvl w:val="0"/>
          <w:numId w:val="19"/>
        </w:numPr>
        <w:tabs>
          <w:tab w:val="clear" w:pos="1260"/>
          <w:tab w:val="left" w:pos="300"/>
        </w:tabs>
        <w:spacing w:line="340" w:lineRule="atLeast"/>
        <w:ind w:rightChars="0" w:right="0" w:hanging="534"/>
        <w:rPr>
          <w:rFonts w:hint="eastAsia"/>
          <w:i/>
          <w:iCs/>
        </w:rPr>
      </w:pPr>
      <w:r>
        <w:rPr>
          <w:rFonts w:hint="eastAsia"/>
          <w:i/>
          <w:iCs/>
        </w:rPr>
        <w:t>[insert description of the residential unit];</w:t>
      </w:r>
    </w:p>
    <w:p w:rsidR="003B7112" w:rsidRDefault="003B7112">
      <w:pPr>
        <w:pStyle w:val="BodyText3"/>
        <w:tabs>
          <w:tab w:val="clear" w:pos="1260"/>
          <w:tab w:val="left" w:pos="300"/>
        </w:tabs>
        <w:spacing w:line="340" w:lineRule="atLeast"/>
        <w:ind w:left="300" w:rightChars="0" w:right="0"/>
        <w:rPr>
          <w:rFonts w:hint="eastAsia"/>
          <w:i/>
          <w:iCs/>
        </w:rPr>
      </w:pPr>
    </w:p>
    <w:p w:rsidR="003B7112" w:rsidRDefault="003B7112">
      <w:pPr>
        <w:pStyle w:val="BodyText3"/>
        <w:tabs>
          <w:tab w:val="clear" w:pos="1260"/>
        </w:tabs>
        <w:spacing w:line="340" w:lineRule="atLeast"/>
        <w:ind w:leftChars="177" w:left="989" w:rightChars="0" w:right="0" w:hangingChars="235" w:hanging="564"/>
        <w:rPr>
          <w:rFonts w:hint="eastAsia"/>
        </w:rPr>
      </w:pPr>
      <w:r>
        <w:rPr>
          <w:rFonts w:hint="eastAsia"/>
          <w:i/>
          <w:iCs/>
        </w:rPr>
        <w:t>(b)</w:t>
      </w:r>
      <w:r>
        <w:rPr>
          <w:i/>
          <w:iCs/>
        </w:rPr>
        <w:tab/>
      </w:r>
      <w:r>
        <w:rPr>
          <w:rFonts w:hint="eastAsia"/>
          <w:i/>
          <w:iCs/>
        </w:rPr>
        <w:t xml:space="preserve">[insert description of the parking space constituting separate unit], being the parking space </w:t>
      </w:r>
      <w:r>
        <w:rPr>
          <w:i/>
          <w:iCs/>
        </w:rPr>
        <w:t>constituting</w:t>
      </w:r>
      <w:r>
        <w:rPr>
          <w:rFonts w:hint="eastAsia"/>
          <w:i/>
          <w:iCs/>
        </w:rPr>
        <w:t xml:space="preserve"> separate unit as referred to in this Agreement.</w:t>
      </w:r>
      <w:r>
        <w:rPr>
          <w:rFonts w:hint="eastAsia"/>
        </w:rPr>
        <w:t>]</w:t>
      </w:r>
    </w:p>
    <w:p w:rsidR="003B7112" w:rsidRDefault="003B7112">
      <w:pPr>
        <w:tabs>
          <w:tab w:val="left" w:pos="1260"/>
        </w:tabs>
        <w:snapToGrid w:val="0"/>
        <w:spacing w:line="340" w:lineRule="atLeast"/>
        <w:ind w:rightChars="321" w:right="770"/>
        <w:jc w:val="both"/>
      </w:pPr>
    </w:p>
    <w:p w:rsidR="003B7112" w:rsidRDefault="003B7112">
      <w:pPr>
        <w:snapToGrid w:val="0"/>
        <w:spacing w:line="340" w:lineRule="atLeast"/>
        <w:ind w:left="482" w:rightChars="321" w:right="770" w:firstLine="482"/>
        <w:jc w:val="both"/>
        <w:rPr>
          <w:rFonts w:hint="eastAsia"/>
          <w:u w:val="single"/>
        </w:rPr>
      </w:pPr>
      <w:r>
        <w:rPr>
          <w:rFonts w:hint="eastAsia"/>
        </w:rPr>
        <w:t xml:space="preserve"> </w:t>
      </w:r>
    </w:p>
    <w:p w:rsidR="003B7112" w:rsidRDefault="003B7112">
      <w:pPr>
        <w:snapToGrid w:val="0"/>
        <w:spacing w:line="340" w:lineRule="atLeast"/>
        <w:ind w:left="425" w:rightChars="295" w:right="708" w:hangingChars="177" w:hanging="425"/>
        <w:jc w:val="both"/>
        <w:rPr>
          <w:rFonts w:hint="eastAsia"/>
          <w:u w:val="single"/>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spacing w:line="340" w:lineRule="atLeast"/>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tabs>
          <w:tab w:val="left" w:pos="1260"/>
        </w:tabs>
        <w:snapToGrid w:val="0"/>
        <w:spacing w:line="340" w:lineRule="atLeast"/>
        <w:ind w:rightChars="321" w:right="770"/>
        <w:jc w:val="both"/>
        <w:rPr>
          <w:rFonts w:hint="eastAsia"/>
        </w:rPr>
      </w:pPr>
    </w:p>
    <w:p w:rsidR="003B7112" w:rsidRDefault="003B7112">
      <w:pPr>
        <w:spacing w:line="340" w:lineRule="atLeast"/>
        <w:jc w:val="center"/>
        <w:rPr>
          <w:rFonts w:ascii="Times New Roman" w:hAnsi="Times New Roman" w:hint="eastAsia"/>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4</w:t>
      </w:r>
    </w:p>
    <w:p w:rsidR="003B7112" w:rsidRDefault="003B7112">
      <w:pPr>
        <w:spacing w:line="340" w:lineRule="atLeast"/>
        <w:jc w:val="center"/>
        <w:rPr>
          <w:rFonts w:ascii="Times New Roman" w:hAnsi="Times New Roman" w:hint="eastAsia"/>
          <w:u w:val="single"/>
        </w:rPr>
      </w:pPr>
    </w:p>
    <w:p w:rsidR="003B7112" w:rsidRDefault="003B7112">
      <w:pPr>
        <w:pStyle w:val="Heading9"/>
        <w:spacing w:line="340" w:lineRule="atLeast"/>
        <w:rPr>
          <w:rFonts w:hint="eastAsia"/>
        </w:rPr>
      </w:pPr>
      <w:r>
        <w:rPr>
          <w:rFonts w:hint="eastAsia"/>
        </w:rPr>
        <w:t>Measurements of the Property</w:t>
      </w:r>
    </w:p>
    <w:p w:rsidR="003B7112" w:rsidRDefault="003B7112">
      <w:pPr>
        <w:spacing w:line="340" w:lineRule="atLeast"/>
        <w:jc w:val="both"/>
        <w:rPr>
          <w:rFonts w:ascii="Times New Roman" w:hAnsi="Times New Roman" w:hint="eastAsia"/>
          <w:strike/>
        </w:rPr>
      </w:pPr>
    </w:p>
    <w:p w:rsidR="003B7112" w:rsidRDefault="003B7112">
      <w:pPr>
        <w:spacing w:line="340" w:lineRule="atLeast"/>
        <w:jc w:val="both"/>
        <w:rPr>
          <w:rFonts w:ascii="Times New Roman" w:hAnsi="Times New Roman"/>
        </w:rPr>
      </w:pPr>
      <w:r>
        <w:rPr>
          <w:rFonts w:ascii="Times New Roman" w:hAnsi="Times New Roman" w:hint="eastAsia"/>
        </w:rPr>
        <w:t xml:space="preserve">The </w:t>
      </w:r>
      <w:r>
        <w:rPr>
          <w:rFonts w:ascii="Times New Roman" w:hAnsi="Times New Roman"/>
        </w:rPr>
        <w:t>measurement</w:t>
      </w:r>
      <w:r>
        <w:rPr>
          <w:rFonts w:ascii="Times New Roman" w:hAnsi="Times New Roman" w:hint="eastAsia"/>
        </w:rPr>
        <w:t>s of the Property are as follows -</w:t>
      </w:r>
    </w:p>
    <w:p w:rsidR="003B7112" w:rsidRDefault="003B7112">
      <w:pPr>
        <w:spacing w:line="340" w:lineRule="atLeast"/>
        <w:jc w:val="both"/>
        <w:rPr>
          <w:rFonts w:ascii="Times New Roman" w:hAnsi="Times New Roman" w:hint="eastAsia"/>
        </w:rPr>
      </w:pPr>
    </w:p>
    <w:p w:rsidR="003B7112" w:rsidRDefault="003B7112">
      <w:pPr>
        <w:spacing w:line="340" w:lineRule="atLeast"/>
        <w:ind w:left="496" w:hangingChars="177" w:hanging="496"/>
        <w:jc w:val="both"/>
        <w:rPr>
          <w:rFonts w:ascii="Times New Roman" w:hAnsi="Times New Roman" w:hint="eastAsia"/>
        </w:rPr>
      </w:pPr>
      <w:r>
        <w:rPr>
          <w:rFonts w:ascii="Times New Roman" w:hAnsi="Times New Roman" w:hint="eastAsia"/>
          <w:sz w:val="28"/>
          <w:vertAlign w:val="superscript"/>
        </w:rPr>
        <w:sym w:font="Symbol" w:char="F07A"/>
      </w:r>
      <w:r>
        <w:rPr>
          <w:rFonts w:ascii="Times New Roman" w:hAnsi="Times New Roman" w:hint="eastAsia"/>
        </w:rPr>
        <w:t>[(a)</w:t>
      </w:r>
      <w:r>
        <w:rPr>
          <w:rFonts w:ascii="Times New Roman" w:hAnsi="Times New Roman" w:hint="eastAsia"/>
        </w:rPr>
        <w:tab/>
        <w:t>the saleable area of the Property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r>
        <w:rPr>
          <w:rFonts w:ascii="Times New Roman" w:hAnsi="Times New Roman" w:hint="eastAsia"/>
          <w:sz w:val="28"/>
          <w:vertAlign w:val="superscript"/>
        </w:rPr>
        <w:sym w:font="Symbol" w:char="F02A"/>
      </w:r>
      <w:r>
        <w:rPr>
          <w:rFonts w:ascii="Times New Roman" w:hAnsi="Times New Roman" w:hint="eastAsia"/>
        </w:rPr>
        <w:t>[of which -]</w:t>
      </w:r>
    </w:p>
    <w:p w:rsidR="003B7112" w:rsidRDefault="003B7112">
      <w:pPr>
        <w:spacing w:line="340" w:lineRule="atLeast"/>
        <w:jc w:val="both"/>
        <w:rPr>
          <w:rFonts w:ascii="Times New Roman" w:hAnsi="Times New Roman" w:hint="eastAsia"/>
        </w:rPr>
      </w:pPr>
    </w:p>
    <w:p w:rsidR="003B7112" w:rsidRDefault="003B7112">
      <w:pPr>
        <w:spacing w:line="340" w:lineRule="atLeast"/>
        <w:ind w:leftChars="177" w:left="425"/>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b/>
          <w:bCs/>
          <w:i/>
          <w:iCs/>
        </w:rPr>
        <w:t xml:space="preserve">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balcony];</w:t>
      </w:r>
    </w:p>
    <w:p w:rsidR="003B7112" w:rsidRDefault="003B7112">
      <w:pPr>
        <w:spacing w:line="340" w:lineRule="atLeast"/>
        <w:ind w:leftChars="177" w:left="425"/>
        <w:jc w:val="both"/>
        <w:rPr>
          <w:rFonts w:ascii="Times New Roman" w:hAnsi="Times New Roman" w:hint="eastAsia"/>
        </w:rPr>
      </w:pPr>
    </w:p>
    <w:p w:rsidR="003B7112" w:rsidRDefault="003B7112">
      <w:pPr>
        <w:spacing w:line="340" w:lineRule="atLeast"/>
        <w:ind w:leftChars="177" w:left="425"/>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utility platform];</w:t>
      </w:r>
    </w:p>
    <w:p w:rsidR="003B7112" w:rsidRDefault="003B7112">
      <w:pPr>
        <w:spacing w:line="340" w:lineRule="atLeast"/>
        <w:ind w:leftChars="177" w:left="425"/>
        <w:jc w:val="both"/>
        <w:rPr>
          <w:rFonts w:ascii="Times New Roman" w:hAnsi="Times New Roman" w:hint="eastAsia"/>
        </w:rPr>
      </w:pPr>
    </w:p>
    <w:p w:rsidR="003B7112" w:rsidRDefault="003B7112">
      <w:pPr>
        <w:spacing w:line="340" w:lineRule="atLeast"/>
        <w:ind w:leftChars="177" w:left="425"/>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w:t>
      </w:r>
      <w:r>
        <w:rPr>
          <w:rFonts w:ascii="Times New Roman" w:hAnsi="Times New Roman"/>
        </w:rPr>
        <w:t>re</w:t>
      </w:r>
      <w:r>
        <w:rPr>
          <w:rFonts w:ascii="Times New Roman" w:hAnsi="Times New Roman" w:hint="eastAsia"/>
        </w:rPr>
        <w:t>s/[</w:t>
      </w:r>
      <w:r>
        <w:rPr>
          <w:rFonts w:ascii="Times New Roman" w:hAnsi="Times New Roman"/>
          <w:i/>
          <w:iCs/>
        </w:rPr>
        <w:t>insert figure</w:t>
      </w:r>
      <w:r>
        <w:rPr>
          <w:rFonts w:ascii="Times New Roman" w:hAnsi="Times New Roman" w:hint="eastAsia"/>
        </w:rPr>
        <w:t>] square feet is the floor area of the verandah]; and</w:t>
      </w:r>
    </w:p>
    <w:p w:rsidR="003B7112" w:rsidRDefault="003B7112">
      <w:pPr>
        <w:spacing w:line="340" w:lineRule="atLeast"/>
        <w:ind w:leftChars="177" w:left="425"/>
        <w:jc w:val="both"/>
        <w:rPr>
          <w:rFonts w:ascii="Times New Roman" w:hAnsi="Times New Roman" w:hint="eastAsia"/>
        </w:rPr>
      </w:pPr>
    </w:p>
    <w:p w:rsidR="003B7112" w:rsidRDefault="003B7112">
      <w:pPr>
        <w:numPr>
          <w:ilvl w:val="0"/>
          <w:numId w:val="10"/>
        </w:numPr>
        <w:spacing w:line="340" w:lineRule="atLeast"/>
        <w:jc w:val="both"/>
        <w:rPr>
          <w:rFonts w:ascii="Times New Roman" w:hAnsi="Times New Roman" w:hint="eastAsia"/>
        </w:rPr>
      </w:pPr>
      <w:r>
        <w:rPr>
          <w:rFonts w:ascii="Times New Roman" w:hAnsi="Times New Roman" w:hint="eastAsia"/>
        </w:rPr>
        <w:t xml:space="preserve">other measurements are - </w:t>
      </w:r>
    </w:p>
    <w:p w:rsidR="003B7112" w:rsidRDefault="003B7112">
      <w:pPr>
        <w:spacing w:line="340" w:lineRule="atLeast"/>
        <w:jc w:val="both"/>
        <w:rPr>
          <w:rFonts w:ascii="Times New Roman" w:hAnsi="Times New Roman" w:hint="eastAsia"/>
        </w:rPr>
      </w:pPr>
    </w:p>
    <w:p w:rsidR="003B7112" w:rsidRDefault="003B711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air-conditioning plant room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3B7112" w:rsidRDefault="003B7112">
      <w:pPr>
        <w:spacing w:line="340" w:lineRule="atLeast"/>
        <w:ind w:left="480"/>
        <w:jc w:val="both"/>
        <w:rPr>
          <w:rFonts w:ascii="Times New Roman" w:hAnsi="Times New Roman" w:hint="eastAsia"/>
        </w:rPr>
      </w:pPr>
    </w:p>
    <w:p w:rsidR="003B7112" w:rsidRDefault="003B711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bay window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3B7112" w:rsidRDefault="003B7112">
      <w:pPr>
        <w:spacing w:line="340" w:lineRule="atLeast"/>
        <w:ind w:left="480"/>
        <w:jc w:val="both"/>
        <w:rPr>
          <w:rFonts w:ascii="Times New Roman" w:hAnsi="Times New Roman" w:hint="eastAsia"/>
        </w:rPr>
      </w:pPr>
    </w:p>
    <w:p w:rsidR="003B7112" w:rsidRDefault="003B711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cockloft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3B7112" w:rsidRDefault="003B7112">
      <w:pPr>
        <w:spacing w:line="340" w:lineRule="atLeast"/>
        <w:ind w:left="480"/>
        <w:jc w:val="both"/>
        <w:rPr>
          <w:rFonts w:ascii="Times New Roman" w:hAnsi="Times New Roman" w:hint="eastAsia"/>
        </w:rPr>
      </w:pPr>
    </w:p>
    <w:p w:rsidR="003B7112" w:rsidRDefault="003B711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flat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3B7112" w:rsidRDefault="003B7112">
      <w:pPr>
        <w:spacing w:line="340" w:lineRule="atLeast"/>
        <w:ind w:left="480"/>
        <w:jc w:val="both"/>
        <w:rPr>
          <w:rFonts w:ascii="Times New Roman" w:hAnsi="Times New Roman" w:hint="eastAsia"/>
        </w:rPr>
      </w:pPr>
    </w:p>
    <w:p w:rsidR="003B7112" w:rsidRDefault="003B711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garden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3B7112" w:rsidRDefault="003B7112">
      <w:pPr>
        <w:spacing w:line="340" w:lineRule="atLeast"/>
        <w:ind w:left="480"/>
        <w:jc w:val="both"/>
        <w:rPr>
          <w:rFonts w:ascii="Times New Roman" w:hAnsi="Times New Roman" w:hint="eastAsia"/>
        </w:rPr>
      </w:pPr>
    </w:p>
    <w:p w:rsidR="003B7112" w:rsidRDefault="003B711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parking space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3B7112" w:rsidRDefault="003B7112">
      <w:pPr>
        <w:spacing w:line="340" w:lineRule="atLeast"/>
        <w:ind w:left="480"/>
        <w:jc w:val="both"/>
        <w:rPr>
          <w:rFonts w:ascii="Times New Roman" w:hAnsi="Times New Roman" w:hint="eastAsia"/>
        </w:rPr>
      </w:pPr>
    </w:p>
    <w:p w:rsidR="003B7112" w:rsidRDefault="003B711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3B7112" w:rsidRDefault="003B7112">
      <w:pPr>
        <w:spacing w:line="340" w:lineRule="atLeast"/>
        <w:ind w:left="480"/>
        <w:jc w:val="both"/>
        <w:rPr>
          <w:rFonts w:ascii="Times New Roman" w:hAnsi="Times New Roman" w:hint="eastAsia"/>
        </w:rPr>
      </w:pPr>
    </w:p>
    <w:p w:rsidR="003B7112" w:rsidRDefault="003B711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stairhood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3B7112" w:rsidRDefault="003B7112">
      <w:pPr>
        <w:spacing w:line="340" w:lineRule="atLeast"/>
        <w:ind w:left="480"/>
        <w:jc w:val="both"/>
        <w:rPr>
          <w:rFonts w:ascii="Times New Roman" w:hAnsi="Times New Roman" w:hint="eastAsia"/>
        </w:rPr>
      </w:pPr>
    </w:p>
    <w:p w:rsidR="003B7112" w:rsidRDefault="003B711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terrace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3B7112" w:rsidRDefault="003B7112">
      <w:pPr>
        <w:spacing w:line="340" w:lineRule="atLeast"/>
        <w:ind w:left="480"/>
        <w:jc w:val="both"/>
        <w:rPr>
          <w:rFonts w:ascii="Times New Roman" w:hAnsi="Times New Roman" w:hint="eastAsia"/>
        </w:rPr>
      </w:pPr>
    </w:p>
    <w:p w:rsidR="003B7112" w:rsidRDefault="003B7112">
      <w:pPr>
        <w:spacing w:line="340" w:lineRule="atLeast"/>
        <w:ind w:left="48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yard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p>
    <w:p w:rsidR="003B7112" w:rsidRDefault="003B7112">
      <w:pPr>
        <w:spacing w:line="340" w:lineRule="atLeast"/>
        <w:ind w:left="480"/>
        <w:jc w:val="both"/>
        <w:rPr>
          <w:rFonts w:ascii="Times New Roman" w:hAnsi="Times New Roman" w:hint="eastAsia"/>
        </w:rPr>
      </w:pPr>
    </w:p>
    <w:p w:rsidR="003B7112" w:rsidRDefault="003B7112">
      <w:pPr>
        <w:spacing w:line="340" w:lineRule="atLeast"/>
        <w:ind w:left="480"/>
        <w:jc w:val="both"/>
        <w:rPr>
          <w:rFonts w:ascii="Times New Roman" w:hAnsi="Times New Roman" w:hint="eastAsia"/>
        </w:rPr>
      </w:pPr>
      <w:r>
        <w:rPr>
          <w:rFonts w:ascii="Times New Roman" w:hAnsi="Times New Roman" w:hint="eastAsia"/>
        </w:rPr>
        <w:t>OR</w:t>
      </w:r>
    </w:p>
    <w:p w:rsidR="003B7112" w:rsidRDefault="003B7112">
      <w:pPr>
        <w:spacing w:line="340" w:lineRule="atLeast"/>
        <w:ind w:left="480"/>
        <w:jc w:val="both"/>
        <w:rPr>
          <w:rFonts w:ascii="Times New Roman" w:hAnsi="Times New Roman" w:hint="eastAsia"/>
        </w:rPr>
      </w:pPr>
    </w:p>
    <w:p w:rsidR="003B7112" w:rsidRDefault="003B7112">
      <w:pPr>
        <w:spacing w:line="340" w:lineRule="atLeast"/>
        <w:ind w:left="480"/>
        <w:jc w:val="both"/>
        <w:rPr>
          <w:rFonts w:ascii="Times New Roman" w:hAnsi="Times New Roman" w:hint="eastAsia"/>
          <w:u w:val="single"/>
        </w:rPr>
      </w:pPr>
      <w:r>
        <w:rPr>
          <w:rFonts w:ascii="Times New Roman" w:hAnsi="Times New Roman" w:hint="eastAsia"/>
          <w:sz w:val="28"/>
          <w:vertAlign w:val="superscript"/>
        </w:rPr>
        <w:sym w:font="Symbol" w:char="F072"/>
      </w:r>
      <w:r>
        <w:rPr>
          <w:rFonts w:ascii="Times New Roman" w:hAnsi="Times New Roman" w:hint="eastAsia"/>
        </w:rPr>
        <w:t xml:space="preserve">[the area of </w:t>
      </w:r>
      <w:r>
        <w:rPr>
          <w:rFonts w:ascii="Times New Roman" w:hAnsi="Times New Roman"/>
        </w:rPr>
        <w:t>the</w:t>
      </w:r>
      <w:r>
        <w:rPr>
          <w:rFonts w:ascii="Times New Roman" w:hAnsi="Times New Roman" w:hint="eastAsia"/>
        </w:rPr>
        <w:t xml:space="preserve"> Property is [</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p w:rsidR="003B7112" w:rsidRDefault="003B7112">
      <w:pPr>
        <w:spacing w:line="340" w:lineRule="atLeast"/>
        <w:jc w:val="center"/>
        <w:rPr>
          <w:rFonts w:ascii="Times New Roman" w:hAnsi="Times New Roman" w:hint="eastAsia"/>
          <w:u w:val="single"/>
        </w:rPr>
      </w:pPr>
      <w:r>
        <w:rPr>
          <w:rFonts w:ascii="Times New Roman" w:hAnsi="Times New Roman"/>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5</w:t>
      </w:r>
    </w:p>
    <w:p w:rsidR="003B7112" w:rsidRDefault="003B7112">
      <w:pPr>
        <w:spacing w:line="340" w:lineRule="atLeast"/>
        <w:jc w:val="center"/>
        <w:rPr>
          <w:rFonts w:ascii="Times New Roman" w:hAnsi="Times New Roman" w:hint="eastAsia"/>
          <w:u w:val="single"/>
        </w:rPr>
      </w:pPr>
    </w:p>
    <w:p w:rsidR="003B7112" w:rsidRDefault="003B7112">
      <w:pPr>
        <w:spacing w:line="340" w:lineRule="atLeast"/>
        <w:jc w:val="center"/>
        <w:rPr>
          <w:rFonts w:ascii="Times New Roman" w:hAnsi="Times New Roman" w:hint="eastAsia"/>
          <w:u w:val="single"/>
        </w:rPr>
      </w:pPr>
      <w:r>
        <w:rPr>
          <w:rFonts w:ascii="Times New Roman" w:hAnsi="Times New Roman" w:hint="eastAsia"/>
          <w:u w:val="single"/>
        </w:rPr>
        <w:t>Purchase Price</w:t>
      </w:r>
    </w:p>
    <w:p w:rsidR="003B7112" w:rsidRDefault="003B7112">
      <w:pPr>
        <w:spacing w:line="340" w:lineRule="atLeast"/>
        <w:jc w:val="both"/>
        <w:rPr>
          <w:rFonts w:ascii="Times New Roman" w:hAnsi="Times New Roman" w:hint="eastAsia"/>
        </w:rPr>
      </w:pPr>
    </w:p>
    <w:p w:rsidR="003B7112" w:rsidRDefault="003B7112">
      <w:pPr>
        <w:spacing w:line="340" w:lineRule="atLeast"/>
        <w:jc w:val="both"/>
        <w:rPr>
          <w:rFonts w:ascii="Times New Roman" w:hAnsi="Times New Roman"/>
        </w:rPr>
      </w:pPr>
      <w:r>
        <w:rPr>
          <w:rFonts w:ascii="Times New Roman" w:hAnsi="Times New Roman"/>
        </w:rPr>
        <w:t xml:space="preserve">The purchase price </w:t>
      </w:r>
      <w:r>
        <w:rPr>
          <w:rFonts w:ascii="Times New Roman" w:hAnsi="Times New Roman" w:hint="eastAsia"/>
        </w:rPr>
        <w:t>is</w:t>
      </w:r>
      <w:r>
        <w:rPr>
          <w:rFonts w:ascii="Times New Roman" w:hAnsi="Times New Roman"/>
        </w:rPr>
        <w:t xml:space="preserve"> HK$[</w:t>
      </w:r>
      <w:r>
        <w:rPr>
          <w:rFonts w:ascii="Times New Roman" w:hAnsi="Times New Roman" w:hint="eastAsia"/>
          <w:i/>
          <w:iCs/>
        </w:rPr>
        <w:t>insert amount</w:t>
      </w:r>
      <w:r>
        <w:rPr>
          <w:rFonts w:ascii="Times New Roman" w:hAnsi="Times New Roman"/>
        </w:rPr>
        <w:t xml:space="preserve">], payable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as stakeholders </w:t>
      </w:r>
      <w:r>
        <w:rPr>
          <w:rFonts w:ascii="Times New Roman" w:hAnsi="Times New Roman"/>
        </w:rPr>
        <w:t>as follows -</w:t>
      </w:r>
    </w:p>
    <w:p w:rsidR="003B7112" w:rsidRDefault="003B7112">
      <w:pPr>
        <w:tabs>
          <w:tab w:val="left" w:pos="1778"/>
        </w:tabs>
        <w:spacing w:line="340" w:lineRule="atLeast"/>
        <w:jc w:val="both"/>
        <w:rPr>
          <w:rFonts w:ascii="Times New Roman" w:hAnsi="Times New Roman"/>
        </w:rPr>
      </w:pPr>
      <w:r>
        <w:rPr>
          <w:rFonts w:ascii="Times New Roman" w:hAnsi="Times New Roman"/>
        </w:rPr>
        <w:tab/>
      </w:r>
    </w:p>
    <w:p w:rsidR="003B7112" w:rsidRDefault="003B7112">
      <w:pPr>
        <w:spacing w:line="340" w:lineRule="atLeast"/>
        <w:ind w:left="540" w:hanging="540"/>
        <w:jc w:val="both"/>
        <w:rPr>
          <w:rFonts w:ascii="Times New Roman" w:hAnsi="Times New Roman" w:hint="eastAsia"/>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the amount of [</w:t>
      </w:r>
      <w:r>
        <w:rPr>
          <w:rFonts w:ascii="Times New Roman" w:hAnsi="Times New Roman" w:hint="eastAsia"/>
          <w:i/>
          <w:iCs/>
        </w:rPr>
        <w:t>insert amount</w:t>
      </w:r>
      <w:r>
        <w:rPr>
          <w:rFonts w:ascii="Times New Roman" w:hAnsi="Times New Roman"/>
        </w:rPr>
        <w:t>]</w:t>
      </w:r>
      <w:r>
        <w:rPr>
          <w:rFonts w:ascii="Times New Roman" w:hAnsi="Times New Roman" w:hint="eastAsia"/>
        </w:rPr>
        <w:t xml:space="preserve"> </w:t>
      </w:r>
      <w:r>
        <w:rPr>
          <w:rFonts w:ascii="Times New Roman" w:hAnsi="Times New Roman"/>
        </w:rPr>
        <w:t xml:space="preserve">has been paid as deposit on </w:t>
      </w:r>
      <w:r>
        <w:rPr>
          <w:rFonts w:ascii="Times New Roman" w:hAnsi="Times New Roman" w:hint="eastAsia"/>
        </w:rPr>
        <w:t xml:space="preserve">the </w:t>
      </w:r>
      <w:r>
        <w:rPr>
          <w:rFonts w:ascii="Times New Roman" w:hAnsi="Times New Roman"/>
        </w:rPr>
        <w:t xml:space="preserve">signing </w:t>
      </w:r>
      <w:r>
        <w:rPr>
          <w:rFonts w:ascii="Times New Roman" w:hAnsi="Times New Roman" w:hint="eastAsia"/>
        </w:rPr>
        <w:t xml:space="preserve">of </w:t>
      </w:r>
      <w:r>
        <w:rPr>
          <w:rFonts w:ascii="Times New Roman" w:hAnsi="Times New Roman"/>
        </w:rPr>
        <w:t>the agreement preliminary to this Agreement;</w:t>
      </w: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540" w:hangingChars="225" w:hanging="540"/>
        <w:jc w:val="both"/>
        <w:rPr>
          <w:rFonts w:ascii="Times New Roman" w:hAnsi="Times New Roman" w:hint="eastAsia"/>
        </w:rPr>
      </w:pPr>
      <w:r>
        <w:rPr>
          <w:rFonts w:ascii="Times New Roman" w:hAnsi="Times New Roman" w:hint="eastAsia"/>
        </w:rPr>
        <w:t>(b)</w:t>
      </w:r>
      <w:r>
        <w:rPr>
          <w:rFonts w:ascii="Times New Roman" w:hAnsi="Times New Roman" w:hint="eastAsia"/>
        </w:rPr>
        <w:tab/>
        <w:t>[</w:t>
      </w:r>
      <w:r>
        <w:rPr>
          <w:rFonts w:ascii="Times New Roman" w:hAnsi="Times New Roman" w:hint="eastAsia"/>
          <w:i/>
          <w:iCs/>
        </w:rPr>
        <w:t>insert payment terms in such a way that the operation of Clause 6(2) will not be affected</w:t>
      </w:r>
      <w:r>
        <w:rPr>
          <w:rFonts w:ascii="Times New Roman" w:hAnsi="Times New Roman"/>
        </w:rPr>
        <w:t>]</w:t>
      </w:r>
      <w:r>
        <w:rPr>
          <w:rFonts w:ascii="Times New Roman" w:hAnsi="Times New Roman" w:hint="eastAsia"/>
        </w:rPr>
        <w:t>.</w:t>
      </w:r>
    </w:p>
    <w:p w:rsidR="003B7112" w:rsidRDefault="003B7112">
      <w:pPr>
        <w:spacing w:line="340" w:lineRule="atLeast"/>
        <w:ind w:left="480" w:hanging="480"/>
        <w:rPr>
          <w:rFonts w:ascii="Times New Roman" w:hAnsi="Times New Roman"/>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i/>
          <w:iCs/>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rPr>
          <w:rFonts w:ascii="Times New Roman" w:hAnsi="Times New Roman" w:hint="eastAsia"/>
        </w:rPr>
      </w:pPr>
    </w:p>
    <w:p w:rsidR="003B7112" w:rsidRDefault="003B7112">
      <w:pPr>
        <w:spacing w:line="340" w:lineRule="atLeast"/>
        <w:ind w:left="480" w:hanging="480"/>
        <w:jc w:val="center"/>
        <w:rPr>
          <w:rFonts w:ascii="Times New Roman" w:hAnsi="Times New Roman" w:hint="eastAsia"/>
          <w:u w:val="single"/>
        </w:rPr>
      </w:pPr>
      <w:r>
        <w:rPr>
          <w:rFonts w:ascii="Times New Roman" w:hAnsi="Times New Roman"/>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6</w:t>
      </w:r>
    </w:p>
    <w:p w:rsidR="003B7112" w:rsidRDefault="003B7112">
      <w:pPr>
        <w:spacing w:line="340" w:lineRule="atLeast"/>
        <w:ind w:left="480" w:hanging="480"/>
        <w:jc w:val="center"/>
        <w:rPr>
          <w:rFonts w:ascii="Times New Roman" w:hAnsi="Times New Roman"/>
          <w:u w:val="single"/>
        </w:rPr>
      </w:pPr>
    </w:p>
    <w:p w:rsidR="003B7112" w:rsidRDefault="003B7112">
      <w:pPr>
        <w:spacing w:line="340" w:lineRule="atLeast"/>
        <w:ind w:left="480" w:hanging="480"/>
        <w:jc w:val="center"/>
        <w:rPr>
          <w:rFonts w:ascii="Times New Roman" w:hAnsi="Times New Roman" w:hint="eastAsia"/>
          <w:u w:val="single"/>
        </w:rPr>
      </w:pPr>
      <w:r>
        <w:rPr>
          <w:rFonts w:ascii="Times New Roman" w:hAnsi="Times New Roman"/>
          <w:u w:val="single"/>
        </w:rPr>
        <w:t>Fittings</w:t>
      </w:r>
      <w:r>
        <w:rPr>
          <w:rFonts w:ascii="Times New Roman" w:hAnsi="Times New Roman" w:hint="eastAsia"/>
          <w:u w:val="single"/>
        </w:rPr>
        <w:t>,</w:t>
      </w:r>
      <w:r>
        <w:rPr>
          <w:rFonts w:ascii="Times New Roman" w:hAnsi="Times New Roman"/>
          <w:u w:val="single"/>
        </w:rPr>
        <w:t xml:space="preserve"> Finishes</w:t>
      </w:r>
      <w:r>
        <w:rPr>
          <w:rFonts w:ascii="Times New Roman" w:hAnsi="Times New Roman" w:hint="eastAsia"/>
          <w:u w:val="single"/>
        </w:rPr>
        <w:t xml:space="preserve"> and Appliances</w:t>
      </w:r>
    </w:p>
    <w:p w:rsidR="003B7112" w:rsidRDefault="003B7112">
      <w:pPr>
        <w:spacing w:line="340" w:lineRule="atLeast"/>
        <w:ind w:left="480" w:hanging="480"/>
        <w:jc w:val="center"/>
        <w:rPr>
          <w:rFonts w:ascii="Times New Roman" w:hAnsi="Times New Roman" w:hint="eastAsia"/>
          <w:u w:val="single"/>
        </w:rPr>
      </w:pPr>
    </w:p>
    <w:p w:rsidR="003B7112" w:rsidRDefault="003B7112">
      <w:pPr>
        <w:spacing w:line="340" w:lineRule="atLeast"/>
        <w:jc w:val="both"/>
        <w:rPr>
          <w:rFonts w:ascii="Times New Roman" w:hAnsi="Times New Roman" w:hint="eastAsia"/>
        </w:rPr>
      </w:pPr>
      <w:r>
        <w:rPr>
          <w:rFonts w:ascii="Times New Roman" w:hAnsi="Times New Roman" w:hint="eastAsia"/>
          <w:lang w:val="en-US"/>
        </w:rPr>
        <w:t xml:space="preserve"> </w:t>
      </w:r>
      <w:r>
        <w:rPr>
          <w:rFonts w:hint="eastAsia"/>
        </w:rPr>
        <w:t>[</w:t>
      </w:r>
      <w:r>
        <w:rPr>
          <w:rFonts w:hint="eastAsia"/>
          <w:i/>
          <w:iCs/>
        </w:rPr>
        <w:t>Insert fittings, finishes and appliances</w:t>
      </w:r>
      <w:r>
        <w:rPr>
          <w:rFonts w:hint="eastAsia"/>
        </w:rPr>
        <w:t>]</w:t>
      </w: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center"/>
        <w:rPr>
          <w:rFonts w:ascii="Times New Roman" w:hAnsi="Times New Roman" w:hint="eastAsia"/>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7</w:t>
      </w:r>
    </w:p>
    <w:p w:rsidR="003B7112" w:rsidRDefault="003B7112">
      <w:pPr>
        <w:spacing w:line="340" w:lineRule="atLeast"/>
        <w:ind w:left="480" w:hanging="480"/>
        <w:jc w:val="center"/>
        <w:rPr>
          <w:rFonts w:ascii="Times New Roman" w:hAnsi="Times New Roman"/>
          <w:u w:val="single"/>
        </w:rPr>
      </w:pPr>
    </w:p>
    <w:p w:rsidR="003B7112" w:rsidRDefault="003B7112">
      <w:pPr>
        <w:spacing w:line="340" w:lineRule="atLeast"/>
        <w:ind w:left="480" w:hanging="480"/>
        <w:jc w:val="center"/>
        <w:rPr>
          <w:rFonts w:ascii="Times New Roman" w:hAnsi="Times New Roman" w:hint="eastAsia"/>
          <w:u w:val="single"/>
        </w:rPr>
      </w:pPr>
      <w:r>
        <w:rPr>
          <w:rFonts w:ascii="Times New Roman" w:hAnsi="Times New Roman"/>
          <w:u w:val="single"/>
        </w:rPr>
        <w:t xml:space="preserve">Communal </w:t>
      </w:r>
      <w:r>
        <w:rPr>
          <w:rFonts w:ascii="Times New Roman" w:hAnsi="Times New Roman"/>
          <w:sz w:val="28"/>
          <w:u w:val="single"/>
          <w:vertAlign w:val="superscript"/>
        </w:rPr>
        <w:sym w:font="Symbol" w:char="F02A"/>
      </w:r>
      <w:r>
        <w:rPr>
          <w:rFonts w:ascii="Times New Roman" w:hAnsi="Times New Roman" w:hint="eastAsia"/>
          <w:u w:val="single"/>
        </w:rPr>
        <w:t>[</w:t>
      </w:r>
      <w:r>
        <w:rPr>
          <w:rFonts w:ascii="Times New Roman" w:hAnsi="Times New Roman"/>
          <w:u w:val="single"/>
        </w:rPr>
        <w:t>and Recreational</w:t>
      </w:r>
      <w:r>
        <w:rPr>
          <w:rFonts w:ascii="Times New Roman" w:hAnsi="Times New Roman" w:hint="eastAsia"/>
          <w:u w:val="single"/>
        </w:rPr>
        <w:t>]</w:t>
      </w:r>
      <w:r>
        <w:rPr>
          <w:rFonts w:ascii="Times New Roman" w:hAnsi="Times New Roman"/>
          <w:u w:val="single"/>
        </w:rPr>
        <w:t xml:space="preserve"> Facilities</w:t>
      </w:r>
    </w:p>
    <w:p w:rsidR="003B7112" w:rsidRDefault="003B7112">
      <w:pPr>
        <w:spacing w:line="340" w:lineRule="atLeast"/>
        <w:ind w:left="480" w:hanging="480"/>
        <w:jc w:val="center"/>
        <w:rPr>
          <w:rFonts w:ascii="Times New Roman" w:hAnsi="Times New Roman" w:hint="eastAsia"/>
          <w:u w:val="single"/>
        </w:rPr>
      </w:pPr>
    </w:p>
    <w:p w:rsidR="003B7112" w:rsidRDefault="003B7112">
      <w:pPr>
        <w:rPr>
          <w:rFonts w:hint="eastAsia"/>
          <w:lang w:val="en-US"/>
        </w:rPr>
      </w:pPr>
    </w:p>
    <w:p w:rsidR="003B7112" w:rsidRDefault="003B7112">
      <w:pPr>
        <w:spacing w:line="340" w:lineRule="atLeast"/>
        <w:ind w:left="480" w:hanging="480"/>
        <w:jc w:val="both"/>
        <w:rPr>
          <w:rFonts w:ascii="Times New Roman" w:hAnsi="Times New Roman" w:hint="eastAsia"/>
          <w:u w:val="single"/>
        </w:rPr>
      </w:pPr>
      <w:r>
        <w:rPr>
          <w:lang w:val="en-US"/>
        </w:rPr>
        <w:t>[</w:t>
      </w:r>
      <w:r>
        <w:rPr>
          <w:rFonts w:ascii="Times New Roman" w:hAnsi="Times New Roman" w:hint="eastAsia"/>
          <w:i/>
          <w:lang w:val="en-US"/>
        </w:rPr>
        <w:t>I</w:t>
      </w:r>
      <w:r>
        <w:rPr>
          <w:rFonts w:ascii="Times New Roman" w:hAnsi="Times New Roman"/>
          <w:i/>
          <w:lang w:val="en-US"/>
        </w:rPr>
        <w:t>nsert communal and recreational facilities</w:t>
      </w:r>
      <w:r>
        <w:rPr>
          <w:lang w:val="en-US"/>
        </w:rPr>
        <w:t>]</w:t>
      </w:r>
      <w:r>
        <w:rPr>
          <w:rStyle w:val="FootnoteReference"/>
          <w:rFonts w:ascii="Times New Roman" w:hAnsi="Times New Roman"/>
          <w:u w:val="single"/>
        </w:rPr>
        <w:t xml:space="preserve"> </w:t>
      </w: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u w:val="single"/>
        </w:rPr>
      </w:pPr>
    </w:p>
    <w:p w:rsidR="003B7112" w:rsidRDefault="003B7112">
      <w:pPr>
        <w:spacing w:line="340" w:lineRule="atLeast"/>
        <w:ind w:left="480" w:hanging="480"/>
        <w:jc w:val="both"/>
        <w:rPr>
          <w:rFonts w:ascii="Times New Roman" w:hAnsi="Times New Roman" w:hint="eastAsia"/>
        </w:rPr>
      </w:pPr>
    </w:p>
    <w:p w:rsidR="003B7112" w:rsidRDefault="003B7112">
      <w:pPr>
        <w:spacing w:line="340" w:lineRule="atLeast"/>
        <w:ind w:left="480" w:hanging="480"/>
        <w:jc w:val="center"/>
        <w:rPr>
          <w:rFonts w:ascii="Times New Roman" w:hAnsi="Times New Roman" w:hint="eastAsia"/>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8</w:t>
      </w:r>
    </w:p>
    <w:p w:rsidR="003B7112" w:rsidRDefault="003B7112">
      <w:pPr>
        <w:spacing w:line="340" w:lineRule="atLeast"/>
        <w:ind w:left="480" w:hanging="480"/>
        <w:jc w:val="both"/>
        <w:rPr>
          <w:rFonts w:ascii="Times New Roman" w:hAnsi="Times New Roman"/>
        </w:rPr>
      </w:pPr>
    </w:p>
    <w:p w:rsidR="003B7112" w:rsidRDefault="003B7112">
      <w:pPr>
        <w:spacing w:line="340" w:lineRule="atLeast"/>
        <w:ind w:left="480" w:hanging="480"/>
        <w:jc w:val="center"/>
        <w:rPr>
          <w:rFonts w:ascii="Times New Roman" w:hAnsi="Times New Roman" w:hint="eastAsia"/>
          <w:u w:val="single"/>
        </w:rPr>
      </w:pPr>
      <w:r>
        <w:rPr>
          <w:rFonts w:ascii="Times New Roman" w:hAnsi="Times New Roman"/>
          <w:u w:val="single"/>
        </w:rPr>
        <w:t xml:space="preserve">Matters </w:t>
      </w:r>
      <w:r>
        <w:rPr>
          <w:rFonts w:ascii="Times New Roman" w:hAnsi="Times New Roman" w:hint="eastAsia"/>
          <w:u w:val="single"/>
        </w:rPr>
        <w:t>R</w:t>
      </w:r>
      <w:r>
        <w:rPr>
          <w:rFonts w:ascii="Times New Roman" w:hAnsi="Times New Roman"/>
          <w:u w:val="single"/>
        </w:rPr>
        <w:t xml:space="preserve">equired to be </w:t>
      </w:r>
      <w:r>
        <w:rPr>
          <w:rFonts w:ascii="Times New Roman" w:hAnsi="Times New Roman" w:hint="eastAsia"/>
          <w:u w:val="single"/>
        </w:rPr>
        <w:t>S</w:t>
      </w:r>
      <w:r>
        <w:rPr>
          <w:rFonts w:ascii="Times New Roman" w:hAnsi="Times New Roman"/>
          <w:u w:val="single"/>
        </w:rPr>
        <w:t xml:space="preserve">pecified under </w:t>
      </w:r>
      <w:r>
        <w:rPr>
          <w:rFonts w:ascii="Times New Roman" w:hAnsi="Times New Roman" w:hint="eastAsia"/>
          <w:u w:val="single"/>
        </w:rPr>
        <w:t>S</w:t>
      </w:r>
      <w:r>
        <w:rPr>
          <w:rFonts w:ascii="Times New Roman" w:hAnsi="Times New Roman"/>
          <w:u w:val="single"/>
        </w:rPr>
        <w:t>ection 29B(5) of the Stamp Duty Ordinance</w:t>
      </w:r>
      <w:r>
        <w:rPr>
          <w:rFonts w:ascii="Times New Roman" w:hAnsi="Times New Roman" w:hint="eastAsia"/>
          <w:u w:val="single"/>
        </w:rPr>
        <w:t xml:space="preserve"> (Cap. 117)</w:t>
      </w:r>
    </w:p>
    <w:p w:rsidR="003B7112" w:rsidRDefault="003B7112">
      <w:pPr>
        <w:spacing w:line="340" w:lineRule="atLeast"/>
        <w:ind w:left="480" w:hanging="480"/>
        <w:jc w:val="both"/>
        <w:rPr>
          <w:rFonts w:ascii="Times New Roman" w:hAnsi="Times New Roman"/>
        </w:rPr>
      </w:pPr>
    </w:p>
    <w:p w:rsidR="003B7112" w:rsidRDefault="003B7112">
      <w:pPr>
        <w:spacing w:line="340" w:lineRule="atLeast"/>
        <w:ind w:left="480" w:hanging="480"/>
        <w:jc w:val="both"/>
        <w:rPr>
          <w:rFonts w:ascii="Times New Roman" w:hAnsi="Times New Roman" w:hint="eastAsia"/>
        </w:rPr>
      </w:pPr>
      <w:r>
        <w:rPr>
          <w:rFonts w:ascii="Times New Roman" w:hAnsi="Times New Roman"/>
        </w:rPr>
        <w:tab/>
        <w:t>(a)</w:t>
      </w:r>
      <w:r>
        <w:rPr>
          <w:rFonts w:ascii="Times New Roman" w:hAnsi="Times New Roman"/>
        </w:rPr>
        <w:tab/>
        <w:t>(1)</w:t>
      </w:r>
      <w:r>
        <w:rPr>
          <w:rFonts w:ascii="Times New Roman" w:hAnsi="Times New Roman"/>
        </w:rPr>
        <w:tab/>
        <w:t>Name of the Vendor -</w:t>
      </w:r>
      <w:r>
        <w:rPr>
          <w:rFonts w:ascii="Times New Roman" w:hAnsi="Times New Roman" w:hint="eastAsia"/>
        </w:rPr>
        <w:t xml:space="preserve"> </w:t>
      </w:r>
    </w:p>
    <w:p w:rsidR="003B7112" w:rsidRDefault="003B711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3B7112" w:rsidRDefault="003B7112">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Vendor -</w:t>
      </w:r>
      <w:r>
        <w:rPr>
          <w:rFonts w:ascii="Times New Roman" w:hAnsi="Times New Roman" w:hint="eastAsia"/>
        </w:rPr>
        <w:t xml:space="preserve"> </w:t>
      </w:r>
    </w:p>
    <w:p w:rsidR="003B7112" w:rsidRDefault="003B711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3B7112" w:rsidRDefault="003B7112">
      <w:pPr>
        <w:spacing w:line="340" w:lineRule="atLeast"/>
        <w:ind w:left="480" w:hanging="480"/>
        <w:jc w:val="both"/>
        <w:rPr>
          <w:rFonts w:ascii="Times New Roman" w:hAnsi="Times New Roman"/>
        </w:rPr>
      </w:pPr>
    </w:p>
    <w:p w:rsidR="003B7112" w:rsidRDefault="003B7112">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Name of the Purchaser -</w:t>
      </w:r>
      <w:r>
        <w:rPr>
          <w:rFonts w:ascii="Times New Roman" w:hAnsi="Times New Roman" w:hint="eastAsia"/>
        </w:rPr>
        <w:t xml:space="preserve"> </w:t>
      </w:r>
    </w:p>
    <w:p w:rsidR="003B7112" w:rsidRDefault="003B711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3B7112" w:rsidRDefault="003B7112">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Purchaser -</w:t>
      </w:r>
      <w:r>
        <w:rPr>
          <w:rFonts w:ascii="Times New Roman" w:hAnsi="Times New Roman" w:hint="eastAsia"/>
        </w:rPr>
        <w:t xml:space="preserve"> </w:t>
      </w:r>
    </w:p>
    <w:p w:rsidR="003B7112" w:rsidRDefault="003B711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3B7112" w:rsidRDefault="003B7112">
      <w:pPr>
        <w:spacing w:line="340" w:lineRule="atLeast"/>
        <w:ind w:left="480" w:hanging="480"/>
        <w:jc w:val="both"/>
        <w:rPr>
          <w:rFonts w:ascii="Times New Roman" w:hAnsi="Times New Roman"/>
        </w:rPr>
      </w:pPr>
    </w:p>
    <w:p w:rsidR="003B7112" w:rsidRDefault="003B7112">
      <w:pPr>
        <w:spacing w:line="340" w:lineRule="atLeast"/>
        <w:ind w:left="480" w:hanging="480"/>
        <w:jc w:val="both"/>
        <w:rPr>
          <w:rFonts w:ascii="Times New Roman" w:hAnsi="Times New Roman" w:hint="eastAsia"/>
        </w:rPr>
      </w:pPr>
      <w:r>
        <w:rPr>
          <w:rFonts w:ascii="Times New Roman" w:hAnsi="Times New Roman"/>
        </w:rPr>
        <w:tab/>
        <w:t>(b)</w:t>
      </w:r>
      <w:r>
        <w:rPr>
          <w:rFonts w:ascii="Times New Roman" w:hAnsi="Times New Roman"/>
        </w:rPr>
        <w:tab/>
        <w:t>(1)</w:t>
      </w:r>
      <w:r>
        <w:rPr>
          <w:rFonts w:ascii="Times New Roman" w:hAnsi="Times New Roman"/>
        </w:rPr>
        <w:tab/>
        <w:t>Identification Number</w:t>
      </w:r>
      <w:r>
        <w:rPr>
          <w:rFonts w:ascii="Times New Roman" w:hAnsi="Times New Roman" w:hint="eastAsia"/>
        </w:rPr>
        <w:t xml:space="preserve"> </w:t>
      </w:r>
      <w:r>
        <w:rPr>
          <w:rFonts w:ascii="Times New Roman" w:hAnsi="Times New Roman"/>
        </w:rPr>
        <w:t>of the Vendor -</w:t>
      </w:r>
      <w:r>
        <w:rPr>
          <w:rFonts w:ascii="Times New Roman" w:hAnsi="Times New Roman" w:hint="eastAsia"/>
        </w:rPr>
        <w:t xml:space="preserve"> </w:t>
      </w:r>
    </w:p>
    <w:p w:rsidR="003B7112" w:rsidRDefault="003B711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3B7112" w:rsidRDefault="003B7112">
      <w:pPr>
        <w:spacing w:line="340" w:lineRule="atLeast"/>
        <w:ind w:left="480" w:hanging="480"/>
        <w:jc w:val="both"/>
        <w:rPr>
          <w:rFonts w:ascii="Times New Roman" w:hAnsi="Times New Roman"/>
        </w:rPr>
      </w:pPr>
    </w:p>
    <w:p w:rsidR="003B7112" w:rsidRDefault="003B7112">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Identification Number</w:t>
      </w:r>
      <w:r>
        <w:rPr>
          <w:rFonts w:ascii="Times New Roman" w:hAnsi="Times New Roman" w:hint="eastAsia"/>
        </w:rPr>
        <w:t xml:space="preserve"> </w:t>
      </w:r>
      <w:r>
        <w:rPr>
          <w:rFonts w:ascii="Times New Roman" w:hAnsi="Times New Roman"/>
        </w:rPr>
        <w:t xml:space="preserve">of the Purchaser </w:t>
      </w:r>
      <w:r>
        <w:rPr>
          <w:rFonts w:ascii="Times New Roman" w:hAnsi="Times New Roman" w:hint="eastAsia"/>
        </w:rPr>
        <w:t xml:space="preserve">- </w:t>
      </w:r>
    </w:p>
    <w:p w:rsidR="003B7112" w:rsidRDefault="003B711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3B7112" w:rsidRDefault="003B7112">
      <w:pPr>
        <w:spacing w:line="340" w:lineRule="atLeast"/>
        <w:ind w:left="480" w:hanging="480"/>
        <w:jc w:val="both"/>
        <w:rPr>
          <w:rFonts w:ascii="Times New Roman" w:hAnsi="Times New Roman"/>
        </w:rPr>
      </w:pPr>
    </w:p>
    <w:p w:rsidR="003B7112" w:rsidRDefault="003B7112">
      <w:pPr>
        <w:spacing w:line="340" w:lineRule="atLeast"/>
        <w:ind w:left="480" w:hanging="480"/>
        <w:jc w:val="both"/>
        <w:rPr>
          <w:rFonts w:ascii="Times New Roman" w:hAnsi="Times New Roman" w:hint="eastAsia"/>
        </w:rPr>
      </w:pPr>
      <w:r>
        <w:rPr>
          <w:rFonts w:ascii="Times New Roman" w:hAnsi="Times New Roman"/>
        </w:rPr>
        <w:tab/>
        <w:t>(c)</w:t>
      </w:r>
      <w:r>
        <w:rPr>
          <w:rFonts w:ascii="Times New Roman" w:hAnsi="Times New Roman"/>
        </w:rPr>
        <w:tab/>
        <w:t>(1)</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Vendor -</w:t>
      </w:r>
      <w:r>
        <w:rPr>
          <w:rFonts w:ascii="Times New Roman" w:hAnsi="Times New Roman" w:hint="eastAsia"/>
        </w:rPr>
        <w:t xml:space="preserve"> </w:t>
      </w:r>
    </w:p>
    <w:p w:rsidR="003B7112" w:rsidRDefault="003B711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3B7112" w:rsidRDefault="003B7112">
      <w:pPr>
        <w:spacing w:line="340" w:lineRule="atLeast"/>
        <w:ind w:left="480" w:hanging="480"/>
        <w:jc w:val="both"/>
        <w:rPr>
          <w:rFonts w:ascii="Times New Roman" w:hAnsi="Times New Roman"/>
        </w:rPr>
      </w:pPr>
    </w:p>
    <w:p w:rsidR="003B7112" w:rsidRDefault="003B7112">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Purchaser -</w:t>
      </w:r>
      <w:r>
        <w:rPr>
          <w:rFonts w:ascii="Times New Roman" w:hAnsi="Times New Roman" w:hint="eastAsia"/>
        </w:rPr>
        <w:t xml:space="preserve"> </w:t>
      </w:r>
    </w:p>
    <w:p w:rsidR="003B7112" w:rsidRDefault="003B7112">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3B7112" w:rsidRDefault="003B7112">
      <w:pPr>
        <w:spacing w:line="340" w:lineRule="atLeast"/>
        <w:ind w:left="480" w:hanging="480"/>
        <w:jc w:val="both"/>
        <w:rPr>
          <w:rFonts w:ascii="Times New Roman" w:hAnsi="Times New Roman"/>
        </w:rPr>
      </w:pPr>
      <w:r>
        <w:rPr>
          <w:rFonts w:ascii="Times New Roman" w:hAnsi="Times New Roman"/>
        </w:rPr>
        <w:tab/>
      </w:r>
    </w:p>
    <w:p w:rsidR="003B7112" w:rsidRDefault="003B7112">
      <w:pPr>
        <w:spacing w:line="340" w:lineRule="atLeast"/>
        <w:ind w:left="480" w:hanging="480"/>
        <w:jc w:val="both"/>
        <w:rPr>
          <w:rFonts w:ascii="Times New Roman" w:hAnsi="Times New Roman" w:hint="eastAsia"/>
        </w:rPr>
      </w:pPr>
      <w:r>
        <w:rPr>
          <w:rFonts w:ascii="Times New Roman" w:hAnsi="Times New Roman"/>
        </w:rPr>
        <w:tab/>
        <w:t>(d)</w:t>
      </w:r>
      <w:r>
        <w:rPr>
          <w:rFonts w:ascii="Times New Roman" w:hAnsi="Times New Roman"/>
        </w:rPr>
        <w:tab/>
        <w:t>Description and location</w:t>
      </w:r>
      <w:r>
        <w:rPr>
          <w:rFonts w:ascii="Times New Roman" w:hAnsi="Times New Roman" w:hint="eastAsia"/>
        </w:rPr>
        <w:t xml:space="preserve"> </w:t>
      </w:r>
      <w:r>
        <w:rPr>
          <w:rFonts w:ascii="Times New Roman" w:hAnsi="Times New Roman"/>
        </w:rPr>
        <w:t xml:space="preserve">of the Property </w:t>
      </w:r>
      <w:r>
        <w:rPr>
          <w:rFonts w:ascii="Times New Roman" w:hAnsi="Times New Roman" w:hint="eastAsia"/>
        </w:rPr>
        <w:t xml:space="preserve">- </w:t>
      </w:r>
    </w:p>
    <w:p w:rsidR="003B7112" w:rsidRDefault="003B7112">
      <w:pPr>
        <w:spacing w:line="340" w:lineRule="atLeast"/>
        <w:ind w:left="958"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location</w:t>
      </w:r>
      <w:r>
        <w:rPr>
          <w:rFonts w:ascii="Times New Roman" w:hAnsi="Times New Roman" w:hint="eastAsia"/>
        </w:rPr>
        <w:t>]</w:t>
      </w:r>
    </w:p>
    <w:p w:rsidR="003B7112" w:rsidRDefault="003B7112">
      <w:pPr>
        <w:spacing w:line="340" w:lineRule="atLeast"/>
        <w:ind w:left="480" w:hanging="480"/>
        <w:jc w:val="both"/>
        <w:rPr>
          <w:rFonts w:ascii="Times New Roman" w:hAnsi="Times New Roman"/>
        </w:rPr>
      </w:pPr>
    </w:p>
    <w:p w:rsidR="003B7112" w:rsidRDefault="003B7112">
      <w:pPr>
        <w:spacing w:line="340" w:lineRule="atLeast"/>
        <w:ind w:left="960" w:hanging="480"/>
        <w:jc w:val="both"/>
        <w:rPr>
          <w:rFonts w:ascii="Times New Roman" w:hAnsi="Times New Roman" w:hint="eastAsia"/>
        </w:rPr>
      </w:pPr>
      <w:r>
        <w:rPr>
          <w:rFonts w:ascii="Times New Roman" w:hAnsi="Times New Roman"/>
        </w:rPr>
        <w:t>(e)</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t</w:t>
      </w:r>
      <w:r>
        <w:rPr>
          <w:rFonts w:ascii="Times New Roman" w:hAnsi="Times New Roman"/>
          <w:i/>
          <w:iCs/>
        </w:rPr>
        <w:t xml:space="preserve">he Property is residential property </w:t>
      </w:r>
      <w:r>
        <w:rPr>
          <w:rFonts w:ascii="Times New Roman" w:hAnsi="Times New Roman" w:hint="eastAsia"/>
          <w:i/>
          <w:iCs/>
        </w:rPr>
        <w:t xml:space="preserve">or non-residential property </w:t>
      </w:r>
      <w:r>
        <w:rPr>
          <w:rFonts w:ascii="Times New Roman" w:hAnsi="Times New Roman"/>
          <w:i/>
          <w:iCs/>
        </w:rPr>
        <w:t xml:space="preserve">within the meaning of </w:t>
      </w:r>
      <w:r>
        <w:rPr>
          <w:rFonts w:ascii="Times New Roman" w:hAnsi="Times New Roman" w:hint="eastAsia"/>
          <w:i/>
          <w:iCs/>
        </w:rPr>
        <w:t>s</w:t>
      </w:r>
      <w:r>
        <w:rPr>
          <w:rFonts w:ascii="Times New Roman" w:hAnsi="Times New Roman"/>
          <w:i/>
          <w:iCs/>
        </w:rPr>
        <w:t>ection 29A(1) of the Stamp Duty Ordinance</w:t>
      </w:r>
      <w:r>
        <w:rPr>
          <w:rFonts w:ascii="Times New Roman" w:hAnsi="Times New Roman" w:hint="eastAsia"/>
          <w:i/>
          <w:iCs/>
        </w:rPr>
        <w:t xml:space="preserve"> (Cap. 117)</w:t>
      </w:r>
      <w:r>
        <w:rPr>
          <w:rFonts w:ascii="Times New Roman" w:hAnsi="Times New Roman" w:hint="eastAsia"/>
        </w:rPr>
        <w:t>]</w:t>
      </w:r>
    </w:p>
    <w:p w:rsidR="003B7112" w:rsidRDefault="003B7112">
      <w:pPr>
        <w:spacing w:line="340" w:lineRule="atLeast"/>
        <w:ind w:left="960" w:hanging="480"/>
        <w:jc w:val="both"/>
        <w:rPr>
          <w:rFonts w:ascii="Times New Roman" w:hAnsi="Times New Roman"/>
        </w:rPr>
      </w:pPr>
    </w:p>
    <w:p w:rsidR="003B7112" w:rsidRDefault="003B7112">
      <w:pPr>
        <w:spacing w:line="340" w:lineRule="atLeast"/>
        <w:ind w:left="960" w:hanging="480"/>
        <w:jc w:val="both"/>
        <w:rPr>
          <w:rFonts w:ascii="Times New Roman" w:hAnsi="Times New Roman" w:hint="eastAsia"/>
        </w:rPr>
      </w:pPr>
      <w:r>
        <w:rPr>
          <w:rFonts w:ascii="Times New Roman" w:hAnsi="Times New Roman"/>
        </w:rPr>
        <w:t>(f)</w:t>
      </w:r>
      <w:r>
        <w:rPr>
          <w:rFonts w:ascii="Times New Roman" w:hAnsi="Times New Roman"/>
        </w:rPr>
        <w:tab/>
        <w:t xml:space="preserve">Date of this Agreement </w:t>
      </w:r>
      <w:r>
        <w:rPr>
          <w:rFonts w:ascii="Times New Roman" w:hAnsi="Times New Roman" w:hint="eastAsia"/>
        </w:rPr>
        <w:t>-</w:t>
      </w:r>
      <w:r>
        <w:rPr>
          <w:rFonts w:ascii="Times New Roman" w:hAnsi="Times New Roman"/>
        </w:rPr>
        <w:t xml:space="preserve"> </w:t>
      </w:r>
    </w:p>
    <w:p w:rsidR="003B7112" w:rsidRDefault="003B7112">
      <w:pPr>
        <w:spacing w:line="340" w:lineRule="atLeast"/>
        <w:ind w:left="960"/>
        <w:jc w:val="both"/>
        <w:rPr>
          <w:rFonts w:ascii="Times New Roman" w:hAnsi="Times New Roman" w:hint="eastAsia"/>
        </w:rPr>
      </w:pPr>
      <w:r>
        <w:rPr>
          <w:rFonts w:ascii="Times New Roman" w:hAnsi="Times New Roman"/>
        </w:rPr>
        <w:t>[</w:t>
      </w:r>
      <w:r>
        <w:rPr>
          <w:rFonts w:ascii="Times New Roman" w:hAnsi="Times New Roman" w:hint="eastAsia"/>
          <w:i/>
          <w:iCs/>
        </w:rPr>
        <w:t>insert date</w:t>
      </w:r>
      <w:r>
        <w:rPr>
          <w:rFonts w:ascii="Times New Roman" w:hAnsi="Times New Roman" w:hint="eastAsia"/>
        </w:rPr>
        <w:t>]</w:t>
      </w:r>
    </w:p>
    <w:p w:rsidR="003B7112" w:rsidRDefault="003B7112">
      <w:pPr>
        <w:spacing w:line="340" w:lineRule="atLeast"/>
        <w:ind w:left="960" w:hanging="480"/>
        <w:jc w:val="both"/>
        <w:rPr>
          <w:rFonts w:ascii="Times New Roman" w:hAnsi="Times New Roman"/>
        </w:rPr>
      </w:pPr>
    </w:p>
    <w:p w:rsidR="003B7112" w:rsidRDefault="003B7112">
      <w:pPr>
        <w:spacing w:line="340" w:lineRule="atLeast"/>
        <w:ind w:left="960" w:hanging="480"/>
        <w:jc w:val="both"/>
        <w:rPr>
          <w:rFonts w:ascii="Times New Roman" w:hAnsi="Times New Roman" w:hint="eastAsia"/>
        </w:rPr>
      </w:pPr>
      <w:r>
        <w:rPr>
          <w:rFonts w:ascii="Times New Roman" w:hAnsi="Times New Roman"/>
        </w:rPr>
        <w:t>(g)</w:t>
      </w:r>
      <w:r>
        <w:rPr>
          <w:rFonts w:ascii="Times New Roman" w:hAnsi="Times New Roman"/>
        </w:rPr>
        <w:tab/>
        <w:t>This Agreement was preceded by [</w:t>
      </w:r>
      <w:r>
        <w:rPr>
          <w:rFonts w:ascii="Times New Roman" w:hAnsi="Times New Roman"/>
          <w:bCs/>
          <w:i/>
          <w:iCs/>
        </w:rPr>
        <w:t>insert</w:t>
      </w:r>
      <w:r>
        <w:rPr>
          <w:rFonts w:ascii="Times New Roman" w:hAnsi="Times New Roman"/>
          <w:i/>
          <w:iCs/>
        </w:rPr>
        <w:t xml:space="preserve"> </w:t>
      </w:r>
      <w:r>
        <w:rPr>
          <w:rFonts w:ascii="Times New Roman" w:hAnsi="Times New Roman" w:hint="eastAsia"/>
          <w:i/>
          <w:iCs/>
        </w:rPr>
        <w:t>description</w:t>
      </w:r>
      <w:r>
        <w:rPr>
          <w:rFonts w:ascii="Times New Roman" w:hAnsi="Times New Roman"/>
          <w:i/>
          <w:iCs/>
        </w:rPr>
        <w:t xml:space="preserve"> of the </w:t>
      </w:r>
      <w:r>
        <w:rPr>
          <w:rFonts w:ascii="Times New Roman" w:hAnsi="Times New Roman" w:hint="eastAsia"/>
          <w:i/>
          <w:iCs/>
        </w:rPr>
        <w:t>instrument</w:t>
      </w:r>
      <w:r>
        <w:rPr>
          <w:rFonts w:ascii="Times New Roman" w:hAnsi="Times New Roman"/>
          <w:i/>
          <w:iCs/>
        </w:rPr>
        <w:t xml:space="preserve">, e.g. </w:t>
      </w:r>
      <w:r>
        <w:rPr>
          <w:rFonts w:ascii="Times New Roman" w:hAnsi="Times New Roman" w:hint="eastAsia"/>
          <w:i/>
          <w:iCs/>
        </w:rPr>
        <w:t>preliminary agreement for sale and purchase</w:t>
      </w:r>
      <w:r>
        <w:rPr>
          <w:rFonts w:ascii="Times New Roman" w:hAnsi="Times New Roman"/>
        </w:rPr>
        <w:t>] on the same terms made between [</w:t>
      </w:r>
      <w:r>
        <w:rPr>
          <w:rFonts w:ascii="Times New Roman" w:hAnsi="Times New Roman"/>
          <w:bCs/>
          <w:i/>
          <w:iCs/>
        </w:rPr>
        <w:t>insert</w:t>
      </w:r>
      <w:r>
        <w:rPr>
          <w:rFonts w:ascii="Times New Roman" w:hAnsi="Times New Roman"/>
          <w:i/>
          <w:iCs/>
        </w:rPr>
        <w:t xml:space="preserve"> names of the parties</w:t>
      </w:r>
      <w:r>
        <w:rPr>
          <w:rFonts w:ascii="Times New Roman" w:hAnsi="Times New Roman"/>
        </w:rPr>
        <w:t xml:space="preserve">] on </w:t>
      </w:r>
      <w:r>
        <w:rPr>
          <w:rFonts w:ascii="Times New Roman" w:hAnsi="Times New Roman" w:hint="eastAsia"/>
        </w:rPr>
        <w:t>[</w:t>
      </w:r>
      <w:r>
        <w:rPr>
          <w:rFonts w:ascii="Times New Roman" w:hAnsi="Times New Roman" w:hint="eastAsia"/>
          <w:i/>
          <w:iCs/>
        </w:rPr>
        <w:t>insert date of the instrument</w:t>
      </w:r>
      <w:r>
        <w:rPr>
          <w:rFonts w:ascii="Times New Roman" w:hAnsi="Times New Roman" w:hint="eastAsia"/>
        </w:rPr>
        <w:t>].</w:t>
      </w:r>
    </w:p>
    <w:p w:rsidR="003B7112" w:rsidRDefault="003B7112">
      <w:pPr>
        <w:spacing w:line="340" w:lineRule="atLeast"/>
        <w:ind w:left="960" w:hanging="480"/>
        <w:jc w:val="both"/>
        <w:rPr>
          <w:rFonts w:ascii="Times New Roman" w:hAnsi="Times New Roman"/>
        </w:rPr>
      </w:pPr>
    </w:p>
    <w:p w:rsidR="003B7112" w:rsidRDefault="003B7112">
      <w:pPr>
        <w:spacing w:line="340" w:lineRule="atLeast"/>
        <w:ind w:left="960" w:hanging="480"/>
        <w:jc w:val="both"/>
        <w:rPr>
          <w:rFonts w:ascii="Times New Roman" w:hAnsi="Times New Roman" w:hint="eastAsia"/>
        </w:rPr>
      </w:pPr>
      <w:r>
        <w:rPr>
          <w:rFonts w:ascii="Times New Roman" w:hAnsi="Times New Roman"/>
        </w:rPr>
        <w:t>(h)</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or not a date has been agreed for the Conveyance on Sale or Assignment of the Property and, if so, that date</w:t>
      </w:r>
      <w:r>
        <w:rPr>
          <w:rFonts w:ascii="Times New Roman" w:hAnsi="Times New Roman" w:hint="eastAsia"/>
        </w:rPr>
        <w:t>]</w:t>
      </w:r>
    </w:p>
    <w:p w:rsidR="003B7112" w:rsidRDefault="003B7112">
      <w:pPr>
        <w:spacing w:line="340" w:lineRule="atLeast"/>
        <w:ind w:left="960" w:hanging="480"/>
        <w:jc w:val="both"/>
        <w:rPr>
          <w:rFonts w:ascii="Times New Roman" w:hAnsi="Times New Roman"/>
        </w:rPr>
      </w:pPr>
    </w:p>
    <w:p w:rsidR="003B7112" w:rsidRDefault="003B7112">
      <w:pPr>
        <w:spacing w:line="340" w:lineRule="atLeast"/>
        <w:ind w:left="960" w:hanging="480"/>
        <w:jc w:val="both"/>
        <w:rPr>
          <w:rFonts w:ascii="Times New Roman" w:hAnsi="Times New Roman"/>
        </w:rPr>
      </w:pPr>
      <w:r>
        <w:rPr>
          <w:rFonts w:ascii="Times New Roman" w:hAnsi="Times New Roman"/>
        </w:rPr>
        <w:t>(i)</w:t>
      </w:r>
      <w:r>
        <w:rPr>
          <w:rFonts w:ascii="Times New Roman" w:hAnsi="Times New Roman"/>
        </w:rPr>
        <w:tab/>
        <w:t xml:space="preserve">There is an agreed consideration for the </w:t>
      </w:r>
      <w:r>
        <w:rPr>
          <w:rFonts w:ascii="Times New Roman" w:hAnsi="Times New Roman" w:hint="eastAsia"/>
        </w:rPr>
        <w:t>C</w:t>
      </w:r>
      <w:r>
        <w:rPr>
          <w:rFonts w:ascii="Times New Roman" w:hAnsi="Times New Roman"/>
        </w:rPr>
        <w:t xml:space="preserve">onveyance on </w:t>
      </w:r>
      <w:r>
        <w:rPr>
          <w:rFonts w:ascii="Times New Roman" w:hAnsi="Times New Roman" w:hint="eastAsia"/>
        </w:rPr>
        <w:t>S</w:t>
      </w:r>
      <w:r>
        <w:rPr>
          <w:rFonts w:ascii="Times New Roman" w:hAnsi="Times New Roman"/>
        </w:rPr>
        <w:t xml:space="preserve">ale or </w:t>
      </w:r>
      <w:r>
        <w:rPr>
          <w:rFonts w:ascii="Times New Roman" w:hAnsi="Times New Roman" w:hint="eastAsia"/>
        </w:rPr>
        <w:t>A</w:t>
      </w:r>
      <w:r>
        <w:rPr>
          <w:rFonts w:ascii="Times New Roman" w:hAnsi="Times New Roman"/>
        </w:rPr>
        <w:t xml:space="preserve">ssignment that is to, or may, take place pursuant to this Agreement and the amount of the consideration is </w:t>
      </w:r>
      <w:r>
        <w:rPr>
          <w:rFonts w:ascii="Times New Roman" w:hAnsi="Times New Roman" w:hint="eastAsia"/>
        </w:rPr>
        <w:t>HK</w:t>
      </w:r>
      <w:r>
        <w:rPr>
          <w:rFonts w:ascii="Times New Roman" w:hAnsi="Times New Roman"/>
        </w:rPr>
        <w:t>$[</w:t>
      </w:r>
      <w:r>
        <w:rPr>
          <w:rFonts w:ascii="Times New Roman" w:hAnsi="Times New Roman" w:hint="eastAsia"/>
          <w:i/>
          <w:iCs/>
        </w:rPr>
        <w:t>insert amount</w:t>
      </w:r>
      <w:r>
        <w:rPr>
          <w:rFonts w:ascii="Times New Roman" w:hAnsi="Times New Roman"/>
        </w:rPr>
        <w:t xml:space="preserve">]. </w:t>
      </w:r>
    </w:p>
    <w:p w:rsidR="003B7112" w:rsidRDefault="003B7112">
      <w:pPr>
        <w:spacing w:line="340" w:lineRule="atLeast"/>
        <w:ind w:left="960" w:hanging="480"/>
        <w:jc w:val="both"/>
        <w:rPr>
          <w:rFonts w:ascii="Times New Roman" w:hAnsi="Times New Roman"/>
        </w:rPr>
      </w:pPr>
    </w:p>
    <w:p w:rsidR="003B7112" w:rsidRDefault="003B7112">
      <w:pPr>
        <w:spacing w:line="340" w:lineRule="atLeast"/>
        <w:ind w:left="960" w:hanging="480"/>
        <w:jc w:val="both"/>
        <w:rPr>
          <w:rFonts w:ascii="Times New Roman" w:hAnsi="Times New Roman" w:hint="eastAsia"/>
          <w:sz w:val="20"/>
        </w:rPr>
      </w:pPr>
      <w:r>
        <w:rPr>
          <w:rFonts w:ascii="Times New Roman" w:hAnsi="Times New Roman"/>
        </w:rPr>
        <w:t>(j)</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the amount or value of any other consideration which the parties signing this Agreement knows has been paid or given, or has been agreed to be paid or given, to any person for or in connection with this Agreement or any Conveyance on Sale or Assignment of the Property pursuant to this Agreement (excluding legal expenses), together with the name, address, and the identification number or business registration number of each person receiving or to receive such consideration, and a description of the benefit to which the consideration relates</w:t>
      </w:r>
      <w:r>
        <w:rPr>
          <w:rFonts w:ascii="Times New Roman" w:hAnsi="Times New Roman" w:hint="eastAsia"/>
        </w:rPr>
        <w:t>]</w:t>
      </w:r>
    </w:p>
    <w:p w:rsidR="003B7112" w:rsidRDefault="003B7112">
      <w:pPr>
        <w:pStyle w:val="BodyText"/>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br w:type="page"/>
        <w:t>AS WITNESS the hands of the parties to this Agreement the day and year first above written.</w:t>
      </w:r>
    </w:p>
    <w:p w:rsidR="003B7112" w:rsidRDefault="003B7112">
      <w:pPr>
        <w:spacing w:line="340" w:lineRule="atLeast"/>
        <w:jc w:val="both"/>
        <w:rPr>
          <w:rFonts w:ascii="Times New Roman" w:hAnsi="Times New Roman"/>
        </w:rPr>
      </w:pPr>
    </w:p>
    <w:p w:rsidR="003B7112" w:rsidRDefault="003B7112">
      <w:pPr>
        <w:spacing w:line="340" w:lineRule="atLeast"/>
        <w:jc w:val="both"/>
        <w:rPr>
          <w:rFonts w:ascii="Times New Roman" w:hAnsi="Times New Roman"/>
        </w:rPr>
      </w:pPr>
    </w:p>
    <w:p w:rsidR="003B7112" w:rsidRDefault="003B7112">
      <w:pPr>
        <w:tabs>
          <w:tab w:val="left" w:pos="4080"/>
        </w:tabs>
        <w:spacing w:line="340" w:lineRule="atLeast"/>
        <w:jc w:val="both"/>
        <w:rPr>
          <w:rFonts w:ascii="Times New Roman" w:hAnsi="Times New Roman"/>
        </w:rPr>
      </w:pPr>
      <w:r>
        <w:rPr>
          <w:rFonts w:ascii="Times New Roman" w:hAnsi="Times New Roman"/>
        </w:rPr>
        <w:t>SIGNED by</w:t>
      </w:r>
      <w:r>
        <w:rPr>
          <w:rFonts w:ascii="Times New Roman" w:hAnsi="Times New Roman" w:hint="eastAsia"/>
        </w:rPr>
        <w:t xml:space="preserve"> [</w:t>
      </w:r>
      <w:r>
        <w:rPr>
          <w:rFonts w:ascii="Times New Roman" w:hAnsi="Times New Roman" w:hint="eastAsia"/>
          <w:i/>
          <w:iCs/>
        </w:rPr>
        <w:t>insert name</w:t>
      </w:r>
      <w:r>
        <w:rPr>
          <w:rFonts w:ascii="Times New Roman" w:hAnsi="Times New Roman" w:hint="eastAsia"/>
        </w:rPr>
        <w:t>] for and</w:t>
      </w:r>
      <w:r>
        <w:rPr>
          <w:rFonts w:ascii="Times New Roman" w:hAnsi="Times New Roman" w:hint="eastAsia"/>
        </w:rPr>
        <w:tab/>
      </w:r>
      <w:r>
        <w:rPr>
          <w:rFonts w:ascii="Times New Roman" w:hAnsi="Times New Roman"/>
        </w:rPr>
        <w:t>)</w:t>
      </w:r>
    </w:p>
    <w:p w:rsidR="003B7112" w:rsidRDefault="003B7112">
      <w:pPr>
        <w:tabs>
          <w:tab w:val="left" w:pos="4080"/>
        </w:tabs>
        <w:spacing w:line="340" w:lineRule="atLeast"/>
        <w:jc w:val="both"/>
        <w:rPr>
          <w:rFonts w:ascii="Times New Roman" w:hAnsi="Times New Roman"/>
        </w:rPr>
      </w:pPr>
      <w:r>
        <w:rPr>
          <w:rFonts w:ascii="Times New Roman" w:hAnsi="Times New Roman"/>
        </w:rPr>
        <w:tab/>
        <w:t>)</w:t>
      </w:r>
    </w:p>
    <w:p w:rsidR="003B7112" w:rsidRDefault="003B7112">
      <w:pPr>
        <w:tabs>
          <w:tab w:val="left" w:pos="4080"/>
        </w:tabs>
        <w:spacing w:line="340" w:lineRule="atLeast"/>
        <w:jc w:val="both"/>
        <w:rPr>
          <w:rFonts w:ascii="Times New Roman" w:hAnsi="Times New Roman"/>
        </w:rPr>
      </w:pPr>
      <w:r>
        <w:rPr>
          <w:rFonts w:ascii="Times New Roman" w:hAnsi="Times New Roman"/>
        </w:rPr>
        <w:t>on behalf of the Vendor</w:t>
      </w:r>
      <w:r>
        <w:rPr>
          <w:rFonts w:ascii="Times New Roman" w:hAnsi="Times New Roman" w:hint="eastAsia"/>
        </w:rPr>
        <w:t xml:space="preserve"> whose</w:t>
      </w:r>
      <w:r>
        <w:rPr>
          <w:rFonts w:ascii="Times New Roman" w:hAnsi="Times New Roman"/>
        </w:rPr>
        <w:tab/>
        <w:t>)</w:t>
      </w:r>
    </w:p>
    <w:p w:rsidR="003B7112" w:rsidRDefault="003B7112">
      <w:pPr>
        <w:tabs>
          <w:tab w:val="left" w:pos="4080"/>
        </w:tabs>
        <w:spacing w:line="340" w:lineRule="atLeast"/>
        <w:jc w:val="both"/>
        <w:rPr>
          <w:rFonts w:ascii="Times New Roman" w:hAnsi="Times New Roman"/>
        </w:rPr>
      </w:pPr>
      <w:r>
        <w:rPr>
          <w:rFonts w:ascii="Times New Roman" w:hAnsi="Times New Roman"/>
        </w:rPr>
        <w:tab/>
        <w:t>)</w:t>
      </w:r>
    </w:p>
    <w:p w:rsidR="003B7112" w:rsidRDefault="003B7112">
      <w:pPr>
        <w:tabs>
          <w:tab w:val="left" w:pos="4080"/>
        </w:tabs>
        <w:spacing w:line="340" w:lineRule="atLeast"/>
        <w:jc w:val="both"/>
        <w:rPr>
          <w:rFonts w:ascii="Times New Roman" w:hAnsi="Times New Roman"/>
        </w:rPr>
      </w:pPr>
      <w:r>
        <w:rPr>
          <w:rFonts w:ascii="Times New Roman" w:hAnsi="Times New Roman"/>
        </w:rPr>
        <w:t>signature</w:t>
      </w:r>
      <w:r>
        <w:rPr>
          <w:rFonts w:ascii="Times New Roman" w:hAnsi="Times New Roman" w:hint="eastAsia"/>
        </w:rPr>
        <w:t>(s)</w:t>
      </w:r>
      <w:r>
        <w:rPr>
          <w:rFonts w:ascii="Times New Roman" w:hAnsi="Times New Roman"/>
        </w:rPr>
        <w:t xml:space="preserve"> is</w:t>
      </w:r>
      <w:r>
        <w:rPr>
          <w:rFonts w:ascii="Times New Roman" w:hAnsi="Times New Roman" w:hint="eastAsia"/>
        </w:rPr>
        <w:t>/are</w:t>
      </w:r>
      <w:r>
        <w:rPr>
          <w:rFonts w:ascii="Times New Roman" w:hAnsi="Times New Roman"/>
        </w:rPr>
        <w:t xml:space="preserve"> verified</w:t>
      </w:r>
      <w:r>
        <w:rPr>
          <w:rFonts w:ascii="Times New Roman" w:hAnsi="Times New Roman" w:hint="eastAsia"/>
        </w:rPr>
        <w:t xml:space="preserve"> </w:t>
      </w:r>
      <w:r>
        <w:rPr>
          <w:rFonts w:ascii="Times New Roman" w:hAnsi="Times New Roman"/>
        </w:rPr>
        <w:t>by: -</w:t>
      </w:r>
      <w:r>
        <w:rPr>
          <w:rFonts w:ascii="Times New Roman" w:hAnsi="Times New Roman"/>
        </w:rPr>
        <w:tab/>
        <w:t>)</w:t>
      </w: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rPr>
      </w:pPr>
    </w:p>
    <w:p w:rsidR="003B7112" w:rsidRDefault="003B7112">
      <w:pPr>
        <w:tabs>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3B7112" w:rsidRDefault="003B7112">
      <w:pPr>
        <w:tabs>
          <w:tab w:val="left" w:pos="4080"/>
        </w:tabs>
        <w:spacing w:line="340" w:lineRule="atLeast"/>
        <w:jc w:val="both"/>
        <w:rPr>
          <w:rFonts w:ascii="Times New Roman" w:hAnsi="Times New Roman"/>
        </w:rPr>
      </w:pP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rPr>
        <w:t>[SEALED with the Common Seal</w:t>
      </w:r>
      <w:r>
        <w:rPr>
          <w:rFonts w:ascii="Times New Roman" w:hAnsi="Times New Roman" w:hint="eastAsia"/>
        </w:rPr>
        <w:t xml:space="preserve">  </w:t>
      </w:r>
      <w:r>
        <w:rPr>
          <w:rFonts w:ascii="Times New Roman" w:hAnsi="Times New Roman"/>
        </w:rPr>
        <w:tab/>
      </w:r>
      <w:r>
        <w:rPr>
          <w:rFonts w:ascii="Times New Roman" w:hAnsi="Times New Roman" w:hint="eastAsia"/>
        </w:rPr>
        <w:t>)</w:t>
      </w:r>
    </w:p>
    <w:p w:rsidR="003B7112" w:rsidRDefault="003B7112">
      <w:pPr>
        <w:tabs>
          <w:tab w:val="left" w:pos="4080"/>
        </w:tabs>
        <w:spacing w:line="340" w:lineRule="atLeast"/>
        <w:jc w:val="both"/>
        <w:rPr>
          <w:rFonts w:ascii="Times New Roman" w:hAnsi="Times New Roman"/>
        </w:rPr>
      </w:pPr>
      <w:r>
        <w:rPr>
          <w:rFonts w:ascii="Times New Roman" w:hAnsi="Times New Roman"/>
        </w:rPr>
        <w:tab/>
        <w:t>)</w:t>
      </w:r>
    </w:p>
    <w:p w:rsidR="003B7112" w:rsidRDefault="003B7112">
      <w:pPr>
        <w:tabs>
          <w:tab w:val="left" w:pos="4080"/>
        </w:tabs>
        <w:spacing w:line="340" w:lineRule="atLeast"/>
        <w:jc w:val="both"/>
        <w:rPr>
          <w:rFonts w:ascii="Times New Roman" w:hAnsi="Times New Roman"/>
        </w:rPr>
      </w:pPr>
      <w:r>
        <w:rPr>
          <w:rFonts w:ascii="Times New Roman" w:hAnsi="Times New Roman"/>
        </w:rPr>
        <w:t>of the Financier and SIGNED</w:t>
      </w:r>
      <w:r>
        <w:rPr>
          <w:rFonts w:ascii="Times New Roman" w:hAnsi="Times New Roman" w:hint="eastAsia"/>
        </w:rPr>
        <w:t xml:space="preserve"> by</w:t>
      </w:r>
      <w:r>
        <w:rPr>
          <w:rFonts w:ascii="Times New Roman" w:hAnsi="Times New Roman"/>
        </w:rPr>
        <w:tab/>
        <w:t>)</w:t>
      </w:r>
    </w:p>
    <w:p w:rsidR="003B7112" w:rsidRDefault="003B7112">
      <w:pPr>
        <w:tabs>
          <w:tab w:val="left" w:pos="4080"/>
        </w:tabs>
        <w:spacing w:line="340" w:lineRule="atLeast"/>
        <w:jc w:val="both"/>
        <w:rPr>
          <w:rFonts w:ascii="Times New Roman" w:hAnsi="Times New Roman"/>
        </w:rPr>
      </w:pPr>
      <w:r>
        <w:rPr>
          <w:rFonts w:ascii="Times New Roman" w:hAnsi="Times New Roman"/>
        </w:rPr>
        <w:tab/>
        <w:t>)</w:t>
      </w:r>
    </w:p>
    <w:p w:rsidR="003B7112" w:rsidRDefault="003B7112">
      <w:pPr>
        <w:tabs>
          <w:tab w:val="left" w:pos="4080"/>
        </w:tabs>
        <w:spacing w:line="340" w:lineRule="atLeast"/>
        <w:jc w:val="both"/>
        <w:rPr>
          <w:rFonts w:ascii="Times New Roman" w:hAnsi="Times New Roman"/>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 whose</w:t>
      </w:r>
      <w:r>
        <w:rPr>
          <w:rFonts w:ascii="Times New Roman" w:hAnsi="Times New Roman"/>
        </w:rPr>
        <w:tab/>
        <w:t>)</w:t>
      </w:r>
    </w:p>
    <w:p w:rsidR="003B7112" w:rsidRDefault="003B7112">
      <w:pPr>
        <w:pStyle w:val="BodyText"/>
        <w:tabs>
          <w:tab w:val="clear" w:pos="720"/>
          <w:tab w:val="clear" w:pos="3240"/>
          <w:tab w:val="clear" w:pos="6120"/>
          <w:tab w:val="left" w:pos="4080"/>
        </w:tabs>
        <w:spacing w:line="340" w:lineRule="atLeast"/>
        <w:rPr>
          <w:rFonts w:ascii="Times New Roman" w:hAnsi="Times New Roman"/>
          <w:lang w:val="en-AU"/>
        </w:rPr>
      </w:pPr>
      <w:r>
        <w:rPr>
          <w:rFonts w:ascii="Times New Roman" w:hAnsi="Times New Roman"/>
          <w:lang w:val="en-AU"/>
        </w:rPr>
        <w:tab/>
        <w:t>)</w:t>
      </w:r>
    </w:p>
    <w:p w:rsidR="003B7112" w:rsidRDefault="003B7112">
      <w:pPr>
        <w:tabs>
          <w:tab w:val="left" w:pos="4080"/>
        </w:tabs>
        <w:spacing w:line="340" w:lineRule="atLeast"/>
        <w:jc w:val="both"/>
        <w:rPr>
          <w:rFonts w:ascii="Times New Roman" w:hAnsi="Times New Roman"/>
        </w:rPr>
      </w:pPr>
      <w:r>
        <w:rPr>
          <w:rFonts w:ascii="Times New Roman" w:hAnsi="Times New Roman"/>
        </w:rPr>
        <w:t>signature</w:t>
      </w:r>
      <w:r>
        <w:rPr>
          <w:rFonts w:ascii="Times New Roman" w:hAnsi="Times New Roman" w:hint="eastAsia"/>
        </w:rPr>
        <w:t>(</w:t>
      </w:r>
      <w:r>
        <w:rPr>
          <w:rFonts w:ascii="Times New Roman" w:hAnsi="Times New Roman"/>
        </w:rPr>
        <w:t>s</w:t>
      </w:r>
      <w:r>
        <w:rPr>
          <w:rFonts w:ascii="Times New Roman" w:hAnsi="Times New Roman" w:hint="eastAsia"/>
        </w:rPr>
        <w:t>)</w:t>
      </w:r>
      <w:r>
        <w:rPr>
          <w:rFonts w:ascii="Times New Roman" w:hAnsi="Times New Roman"/>
        </w:rPr>
        <w:t xml:space="preserve"> </w:t>
      </w:r>
      <w:r>
        <w:rPr>
          <w:rFonts w:ascii="Times New Roman" w:hAnsi="Times New Roman" w:hint="eastAsia"/>
        </w:rPr>
        <w:t>is/</w:t>
      </w:r>
      <w:r>
        <w:rPr>
          <w:rFonts w:ascii="Times New Roman" w:hAnsi="Times New Roman"/>
        </w:rPr>
        <w:t>are</w:t>
      </w:r>
      <w:r>
        <w:rPr>
          <w:rFonts w:ascii="Times New Roman" w:hAnsi="Times New Roman" w:hint="eastAsia"/>
        </w:rPr>
        <w:t xml:space="preserve"> </w:t>
      </w:r>
      <w:r>
        <w:rPr>
          <w:rFonts w:ascii="Times New Roman" w:hAnsi="Times New Roman"/>
        </w:rPr>
        <w:t>verified by:</w:t>
      </w:r>
      <w:r>
        <w:rPr>
          <w:rFonts w:ascii="Times New Roman" w:hAnsi="Times New Roman" w:hint="eastAsia"/>
        </w:rPr>
        <w:t xml:space="preserve"> -</w:t>
      </w:r>
      <w:r>
        <w:rPr>
          <w:rFonts w:ascii="Times New Roman" w:hAnsi="Times New Roman"/>
        </w:rPr>
        <w:tab/>
        <w:t>)</w:t>
      </w: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rPr>
      </w:pPr>
    </w:p>
    <w:p w:rsidR="003B7112" w:rsidRDefault="003B7112">
      <w:pPr>
        <w:tabs>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Solicitor, Hong Kong SAR]</w:t>
      </w: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rPr>
      </w:pPr>
    </w:p>
    <w:p w:rsidR="003B7112" w:rsidRDefault="003B7112">
      <w:pPr>
        <w:tabs>
          <w:tab w:val="left" w:pos="4080"/>
        </w:tabs>
        <w:spacing w:line="340" w:lineRule="atLeast"/>
        <w:jc w:val="both"/>
        <w:rPr>
          <w:rFonts w:ascii="Times New Roman" w:hAnsi="Times New Roman"/>
        </w:rPr>
      </w:pPr>
      <w:r>
        <w:rPr>
          <w:rFonts w:ascii="Times New Roman" w:hAnsi="Times New Roman"/>
        </w:rPr>
        <w:br w:type="page"/>
        <w:t xml:space="preserve">SIGNED by </w:t>
      </w:r>
      <w:r>
        <w:rPr>
          <w:rFonts w:ascii="Times New Roman" w:hAnsi="Times New Roman"/>
          <w:sz w:val="28"/>
          <w:vertAlign w:val="superscript"/>
        </w:rPr>
        <w:sym w:font="Symbol" w:char="F02A"/>
      </w:r>
      <w:r>
        <w:rPr>
          <w:rFonts w:ascii="Times New Roman" w:hAnsi="Times New Roman"/>
        </w:rPr>
        <w:t>the Purchaser in</w:t>
      </w:r>
      <w:r>
        <w:rPr>
          <w:rFonts w:ascii="Times New Roman" w:hAnsi="Times New Roman" w:hint="eastAsia"/>
        </w:rPr>
        <w:t xml:space="preserve"> the</w:t>
      </w:r>
      <w:r>
        <w:rPr>
          <w:rFonts w:ascii="Times New Roman" w:hAnsi="Times New Roman"/>
        </w:rPr>
        <w:tab/>
        <w:t>)</w:t>
      </w:r>
    </w:p>
    <w:p w:rsidR="003B7112" w:rsidRDefault="003B7112">
      <w:pPr>
        <w:tabs>
          <w:tab w:val="left" w:pos="4080"/>
        </w:tabs>
        <w:spacing w:line="340" w:lineRule="atLeast"/>
        <w:jc w:val="both"/>
        <w:rPr>
          <w:rFonts w:ascii="Times New Roman" w:hAnsi="Times New Roman"/>
        </w:rPr>
      </w:pPr>
      <w:r>
        <w:rPr>
          <w:rFonts w:ascii="Times New Roman" w:hAnsi="Times New Roman"/>
        </w:rPr>
        <w:tab/>
        <w:t>)</w:t>
      </w:r>
    </w:p>
    <w:p w:rsidR="003B7112" w:rsidRDefault="003B7112">
      <w:pPr>
        <w:tabs>
          <w:tab w:val="left" w:pos="4080"/>
        </w:tabs>
        <w:spacing w:line="340" w:lineRule="atLeast"/>
        <w:jc w:val="both"/>
        <w:rPr>
          <w:rFonts w:ascii="Times New Roman" w:hAnsi="Times New Roman"/>
        </w:rPr>
      </w:pPr>
      <w:r>
        <w:rPr>
          <w:rFonts w:ascii="Times New Roman" w:hAnsi="Times New Roman"/>
        </w:rPr>
        <w:t>presence of</w:t>
      </w:r>
      <w:r>
        <w:rPr>
          <w:rFonts w:ascii="Times New Roman" w:hAnsi="Times New Roman" w:hint="eastAsia"/>
        </w:rPr>
        <w:t>/[</w:t>
      </w:r>
      <w:r>
        <w:rPr>
          <w:rFonts w:ascii="Times New Roman" w:hAnsi="Times New Roman" w:hint="eastAsia"/>
          <w:i/>
          <w:iCs/>
        </w:rPr>
        <w:t>insert name</w:t>
      </w:r>
      <w:r>
        <w:rPr>
          <w:rFonts w:ascii="Times New Roman" w:hAnsi="Times New Roman" w:hint="eastAsia"/>
        </w:rPr>
        <w:t>] for</w:t>
      </w:r>
      <w:r>
        <w:rPr>
          <w:rFonts w:ascii="Times New Roman" w:hAnsi="Times New Roman" w:hint="eastAsia"/>
        </w:rPr>
        <w:tab/>
      </w:r>
      <w:r>
        <w:rPr>
          <w:rFonts w:ascii="Times New Roman" w:hAnsi="Times New Roman"/>
        </w:rPr>
        <w:t>)</w:t>
      </w:r>
    </w:p>
    <w:p w:rsidR="003B7112" w:rsidRDefault="003B7112">
      <w:pPr>
        <w:tabs>
          <w:tab w:val="left" w:pos="4080"/>
        </w:tabs>
        <w:spacing w:line="340" w:lineRule="atLeast"/>
        <w:jc w:val="both"/>
        <w:rPr>
          <w:rFonts w:ascii="Times New Roman" w:hAnsi="Times New Roman" w:hint="eastAsia"/>
        </w:rPr>
      </w:pPr>
      <w:r>
        <w:rPr>
          <w:rFonts w:ascii="Times New Roman" w:hAnsi="Times New Roman" w:hint="eastAsia"/>
        </w:rPr>
        <w:tab/>
        <w:t>)</w:t>
      </w:r>
    </w:p>
    <w:p w:rsidR="003B7112" w:rsidRDefault="003B7112">
      <w:pPr>
        <w:tabs>
          <w:tab w:val="left" w:pos="4080"/>
        </w:tabs>
        <w:spacing w:line="340" w:lineRule="atLeast"/>
        <w:jc w:val="both"/>
        <w:rPr>
          <w:rFonts w:ascii="Times New Roman" w:hAnsi="Times New Roman" w:hint="eastAsia"/>
        </w:rPr>
      </w:pPr>
      <w:r>
        <w:rPr>
          <w:rFonts w:ascii="Times New Roman" w:hAnsi="Times New Roman" w:hint="eastAsia"/>
        </w:rPr>
        <w:t>and on behalf of the Purchaser whose</w:t>
      </w:r>
      <w:r>
        <w:rPr>
          <w:rFonts w:ascii="Times New Roman" w:hAnsi="Times New Roman" w:hint="eastAsia"/>
        </w:rPr>
        <w:tab/>
        <w:t>)</w:t>
      </w:r>
    </w:p>
    <w:p w:rsidR="003B7112" w:rsidRDefault="003B7112">
      <w:pPr>
        <w:pStyle w:val="BodyText"/>
        <w:tabs>
          <w:tab w:val="clear" w:pos="720"/>
          <w:tab w:val="clear" w:pos="3240"/>
          <w:tab w:val="clear" w:pos="6120"/>
          <w:tab w:val="left" w:pos="4080"/>
        </w:tabs>
        <w:spacing w:line="340" w:lineRule="atLeast"/>
        <w:rPr>
          <w:rFonts w:ascii="Times New Roman" w:hAnsi="Times New Roman" w:hint="eastAsia"/>
          <w:lang w:val="en-AU"/>
        </w:rPr>
      </w:pPr>
      <w:r>
        <w:rPr>
          <w:rFonts w:ascii="Times New Roman" w:hAnsi="Times New Roman" w:hint="eastAsia"/>
          <w:lang w:val="en-AU"/>
        </w:rPr>
        <w:tab/>
        <w:t>)</w:t>
      </w:r>
    </w:p>
    <w:p w:rsidR="003B7112" w:rsidRDefault="003B7112">
      <w:pPr>
        <w:tabs>
          <w:tab w:val="left" w:pos="4080"/>
        </w:tabs>
        <w:spacing w:line="340" w:lineRule="atLeast"/>
        <w:jc w:val="both"/>
        <w:rPr>
          <w:rFonts w:ascii="Times New Roman" w:hAnsi="Times New Roman" w:hint="eastAsia"/>
        </w:rPr>
      </w:pPr>
      <w:r>
        <w:rPr>
          <w:rFonts w:ascii="Times New Roman" w:hAnsi="Times New Roman" w:hint="eastAsia"/>
        </w:rPr>
        <w:t>signature(s) is/are verified by: -</w:t>
      </w:r>
      <w:r>
        <w:rPr>
          <w:rFonts w:ascii="Times New Roman" w:hAnsi="Times New Roman" w:hint="eastAsia"/>
        </w:rPr>
        <w:tab/>
        <w:t>)</w:t>
      </w: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hint="eastAsia"/>
        </w:rPr>
      </w:pPr>
    </w:p>
    <w:p w:rsidR="003B7112" w:rsidRDefault="003B7112">
      <w:pPr>
        <w:tabs>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3B7112" w:rsidRDefault="003B7112">
      <w:pPr>
        <w:tabs>
          <w:tab w:val="left" w:pos="4080"/>
        </w:tabs>
        <w:spacing w:line="340" w:lineRule="atLeast"/>
        <w:jc w:val="both"/>
        <w:rPr>
          <w:rFonts w:ascii="Times New Roman" w:hAnsi="Times New Roman"/>
        </w:rPr>
      </w:pPr>
      <w:r>
        <w:rPr>
          <w:rFonts w:ascii="Times New Roman" w:hAnsi="Times New Roman"/>
        </w:rPr>
        <w:tab/>
      </w:r>
    </w:p>
    <w:p w:rsidR="003B7112" w:rsidRDefault="003B7112">
      <w:pPr>
        <w:pStyle w:val="Footer"/>
        <w:tabs>
          <w:tab w:val="clear" w:pos="4320"/>
          <w:tab w:val="clear" w:pos="8640"/>
        </w:tabs>
        <w:spacing w:line="340" w:lineRule="atLeast"/>
        <w:rPr>
          <w:rFonts w:ascii="Times New Roman" w:hAnsi="Times New Roman"/>
        </w:rPr>
      </w:pPr>
    </w:p>
    <w:p w:rsidR="003B7112" w:rsidRDefault="003B7112">
      <w:pPr>
        <w:spacing w:line="340" w:lineRule="atLeast"/>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INTERPRETED to the Purchaser in [</w:t>
      </w:r>
      <w:r>
        <w:rPr>
          <w:rFonts w:ascii="Times New Roman" w:hAnsi="Times New Roman" w:hint="eastAsia"/>
          <w:i/>
          <w:iCs/>
        </w:rPr>
        <w:t>insert</w:t>
      </w:r>
      <w:r>
        <w:rPr>
          <w:rFonts w:ascii="Times New Roman" w:hAnsi="Times New Roman"/>
          <w:i/>
          <w:iCs/>
        </w:rPr>
        <w:t xml:space="preserve"> dialect</w:t>
      </w:r>
      <w:r>
        <w:rPr>
          <w:rFonts w:ascii="Times New Roman" w:hAnsi="Times New Roman" w:hint="eastAsia"/>
        </w:rPr>
        <w:t>]</w:t>
      </w:r>
      <w:r>
        <w:rPr>
          <w:rFonts w:ascii="Times New Roman" w:hAnsi="Times New Roman"/>
        </w:rPr>
        <w:t xml:space="preserve"> of the Chinese language by: -</w:t>
      </w:r>
    </w:p>
    <w:p w:rsidR="003B7112" w:rsidRDefault="003B7112">
      <w:pPr>
        <w:spacing w:line="340" w:lineRule="atLeast"/>
        <w:jc w:val="both"/>
        <w:rPr>
          <w:rFonts w:ascii="Times New Roman" w:hAnsi="Times New Roman"/>
        </w:rPr>
      </w:pPr>
    </w:p>
    <w:p w:rsidR="003B7112" w:rsidRDefault="003B7112">
      <w:pPr>
        <w:spacing w:line="340" w:lineRule="atLeast"/>
        <w:jc w:val="both"/>
        <w:rPr>
          <w:rFonts w:ascii="Times New Roman" w:hAnsi="Times New Roman"/>
        </w:rPr>
      </w:pPr>
    </w:p>
    <w:p w:rsidR="003B7112" w:rsidRDefault="003B7112">
      <w:pPr>
        <w:spacing w:line="340" w:lineRule="atLeast"/>
        <w:jc w:val="both"/>
        <w:rPr>
          <w:rFonts w:ascii="Times New Roman" w:hAnsi="Times New Roman"/>
        </w:rPr>
      </w:pPr>
    </w:p>
    <w:p w:rsidR="003B7112" w:rsidRDefault="003B7112">
      <w:pPr>
        <w:spacing w:line="340" w:lineRule="atLeast"/>
        <w:jc w:val="center"/>
        <w:rPr>
          <w:rFonts w:ascii="Times New Roman" w:hAnsi="Times New Roman"/>
        </w:rPr>
      </w:pPr>
    </w:p>
    <w:p w:rsidR="003B7112" w:rsidRDefault="003B7112">
      <w:pPr>
        <w:spacing w:line="340" w:lineRule="atLeast"/>
        <w:jc w:val="center"/>
        <w:rPr>
          <w:rFonts w:ascii="Times New Roman" w:hAnsi="Times New Roman" w:hint="eastAsia"/>
        </w:rPr>
      </w:pP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t>]</w:t>
      </w:r>
    </w:p>
    <w:p w:rsidR="003B7112" w:rsidRDefault="003B7112">
      <w:pPr>
        <w:spacing w:line="340" w:lineRule="atLeast"/>
        <w:jc w:val="both"/>
        <w:rPr>
          <w:rFonts w:ascii="Times New Roman" w:hAnsi="Times New Roman"/>
        </w:rPr>
      </w:pPr>
    </w:p>
    <w:p w:rsidR="003B7112" w:rsidRDefault="003B7112">
      <w:pPr>
        <w:spacing w:line="340" w:lineRule="atLeast"/>
        <w:jc w:val="both"/>
        <w:rPr>
          <w:rFonts w:ascii="Times New Roman" w:hAnsi="Times New Roman"/>
        </w:rPr>
      </w:pPr>
    </w:p>
    <w:p w:rsidR="003B7112" w:rsidRDefault="003B7112">
      <w:pPr>
        <w:spacing w:line="340" w:lineRule="atLeast"/>
        <w:jc w:val="both"/>
        <w:rPr>
          <w:rFonts w:ascii="Times New Roman" w:hAnsi="Times New Roman"/>
        </w:rPr>
      </w:pPr>
      <w:r>
        <w:rPr>
          <w:rFonts w:ascii="Times New Roman" w:hAnsi="Times New Roman"/>
        </w:rPr>
        <w:t xml:space="preserve">RECEIVED </w:t>
      </w:r>
      <w:r>
        <w:rPr>
          <w:rFonts w:ascii="Times New Roman" w:hAnsi="Times New Roman" w:hint="eastAsia"/>
        </w:rPr>
        <w:t xml:space="preserve">on or before </w:t>
      </w:r>
      <w:r>
        <w:rPr>
          <w:rFonts w:ascii="Times New Roman" w:hAnsi="Times New Roman"/>
        </w:rPr>
        <w:t>the day and year first</w:t>
      </w:r>
      <w:r>
        <w:rPr>
          <w:rFonts w:ascii="Times New Roman" w:hAnsi="Times New Roman" w:hint="eastAsia"/>
        </w:rPr>
        <w:t xml:space="preserve"> </w:t>
      </w:r>
      <w:r>
        <w:rPr>
          <w:rFonts w:ascii="Times New Roman" w:hAnsi="Times New Roman" w:hint="eastAsia"/>
        </w:rPr>
        <w:tab/>
      </w:r>
      <w:r>
        <w:rPr>
          <w:rFonts w:ascii="Times New Roman" w:hAnsi="Times New Roman"/>
        </w:rPr>
        <w:t>)</w:t>
      </w:r>
    </w:p>
    <w:p w:rsidR="003B7112" w:rsidRDefault="003B7112">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3B7112" w:rsidRDefault="003B7112">
      <w:pPr>
        <w:spacing w:line="340" w:lineRule="atLeast"/>
        <w:jc w:val="both"/>
        <w:rPr>
          <w:rFonts w:ascii="Times New Roman" w:hAnsi="Times New Roman"/>
        </w:rPr>
      </w:pPr>
      <w:r>
        <w:rPr>
          <w:rFonts w:ascii="Times New Roman" w:hAnsi="Times New Roman"/>
        </w:rPr>
        <w:t>above</w:t>
      </w:r>
      <w:r>
        <w:rPr>
          <w:rFonts w:ascii="Times New Roman" w:hAnsi="Times New Roman" w:hint="eastAsia"/>
        </w:rPr>
        <w:t xml:space="preserve"> written </w:t>
      </w:r>
      <w:r>
        <w:rPr>
          <w:rFonts w:ascii="Times New Roman" w:hAnsi="Times New Roman"/>
        </w:rPr>
        <w:t>of and from the Purchaser the</w:t>
      </w:r>
      <w:r>
        <w:rPr>
          <w:rFonts w:ascii="Times New Roman" w:hAnsi="Times New Roman" w:hint="eastAsia"/>
        </w:rPr>
        <w:t xml:space="preserve"> sum</w:t>
      </w:r>
      <w:r>
        <w:rPr>
          <w:rFonts w:ascii="Times New Roman" w:hAnsi="Times New Roman" w:hint="eastAsia"/>
        </w:rPr>
        <w:tab/>
      </w:r>
      <w:r>
        <w:rPr>
          <w:rFonts w:ascii="Times New Roman" w:hAnsi="Times New Roman"/>
        </w:rPr>
        <w:t>)</w:t>
      </w:r>
    </w:p>
    <w:p w:rsidR="003B7112" w:rsidRDefault="003B7112">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3B7112" w:rsidRDefault="003B7112">
      <w:pPr>
        <w:spacing w:line="340" w:lineRule="atLeast"/>
        <w:jc w:val="both"/>
        <w:rPr>
          <w:rFonts w:ascii="Times New Roman" w:hAnsi="Times New Roman"/>
        </w:rPr>
      </w:pPr>
      <w:r>
        <w:rPr>
          <w:rFonts w:ascii="Times New Roman" w:hAnsi="Times New Roman"/>
        </w:rPr>
        <w:t>of</w:t>
      </w:r>
      <w:r>
        <w:rPr>
          <w:rFonts w:ascii="Times New Roman" w:hAnsi="Times New Roman" w:hint="eastAsia"/>
        </w:rPr>
        <w:t xml:space="preserve"> HONG KONG</w:t>
      </w:r>
      <w:r>
        <w:rPr>
          <w:rFonts w:ascii="Times New Roman" w:hAnsi="Times New Roman"/>
        </w:rPr>
        <w:t xml:space="preserve"> DOLLARS</w:t>
      </w:r>
      <w:r>
        <w:rPr>
          <w:rFonts w:ascii="Times New Roman" w:hAnsi="Times New Roman" w:hint="eastAsia"/>
        </w:rPr>
        <w:t xml:space="preserve"> [</w:t>
      </w:r>
      <w:r>
        <w:rPr>
          <w:rFonts w:ascii="Times New Roman" w:hAnsi="Times New Roman" w:hint="eastAsia"/>
          <w:i/>
          <w:iCs/>
        </w:rPr>
        <w:t>insert amount</w:t>
      </w:r>
      <w:r>
        <w:rPr>
          <w:rFonts w:ascii="Times New Roman" w:hAnsi="Times New Roman" w:hint="eastAsia"/>
        </w:rPr>
        <w:t xml:space="preserve">] </w:t>
      </w:r>
      <w:r>
        <w:rPr>
          <w:rFonts w:ascii="Times New Roman" w:hAnsi="Times New Roman" w:hint="eastAsia"/>
        </w:rPr>
        <w:tab/>
      </w:r>
      <w:r>
        <w:rPr>
          <w:rFonts w:ascii="Times New Roman" w:hAnsi="Times New Roman"/>
        </w:rPr>
        <w:t>)</w:t>
      </w:r>
      <w:r>
        <w:rPr>
          <w:rFonts w:ascii="Times New Roman" w:hAnsi="Times New Roman" w:hint="eastAsia"/>
        </w:rPr>
        <w:t xml:space="preserve"> HK</w:t>
      </w:r>
      <w:r>
        <w:rPr>
          <w:rFonts w:ascii="Times New Roman" w:hAnsi="Times New Roman"/>
        </w:rPr>
        <w:t>$</w:t>
      </w:r>
      <w:r>
        <w:rPr>
          <w:rFonts w:ascii="Times New Roman" w:hAnsi="Times New Roman"/>
        </w:rPr>
        <w:tab/>
      </w:r>
    </w:p>
    <w:p w:rsidR="003B7112" w:rsidRDefault="003B7112">
      <w:pPr>
        <w:spacing w:line="340" w:lineRule="atLeast"/>
        <w:jc w:val="both"/>
        <w:rPr>
          <w:rFonts w:ascii="Times New Roman" w:hAnsi="Times New Roman"/>
        </w:rPr>
      </w:pPr>
    </w:p>
    <w:p w:rsidR="003B7112" w:rsidRDefault="003B7112">
      <w:pPr>
        <w:tabs>
          <w:tab w:val="left" w:pos="4080"/>
        </w:tabs>
        <w:spacing w:line="340" w:lineRule="atLeast"/>
        <w:jc w:val="both"/>
        <w:rPr>
          <w:rFonts w:ascii="Times New Roman" w:hAnsi="Times New Roman"/>
        </w:rPr>
      </w:pPr>
    </w:p>
    <w:p w:rsidR="003B7112" w:rsidRDefault="003B7112">
      <w:pPr>
        <w:spacing w:line="340" w:lineRule="atLeast"/>
        <w:jc w:val="both"/>
        <w:rPr>
          <w:rFonts w:ascii="Times New Roman" w:hAnsi="Times New Roman"/>
        </w:rPr>
      </w:pPr>
    </w:p>
    <w:p w:rsidR="003B7112" w:rsidRDefault="003B7112">
      <w:pPr>
        <w:spacing w:line="340" w:lineRule="atLeast"/>
        <w:jc w:val="both"/>
        <w:rPr>
          <w:rFonts w:ascii="Times New Roman" w:hAnsi="Times New Roman"/>
        </w:rPr>
      </w:pPr>
    </w:p>
    <w:p w:rsidR="003B7112" w:rsidRDefault="003B7112">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0" w:type="auto"/>
        <w:tblInd w:w="3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92"/>
      </w:tblGrid>
      <w:tr w:rsidR="003B7112">
        <w:tc>
          <w:tcPr>
            <w:tcW w:w="4892" w:type="dxa"/>
            <w:tcBorders>
              <w:top w:val="nil"/>
              <w:left w:val="nil"/>
              <w:bottom w:val="single" w:sz="4" w:space="0" w:color="auto"/>
              <w:right w:val="nil"/>
            </w:tcBorders>
          </w:tcPr>
          <w:p w:rsidR="003B7112" w:rsidRDefault="003B7112">
            <w:pPr>
              <w:spacing w:line="340" w:lineRule="atLeast"/>
              <w:jc w:val="both"/>
              <w:rPr>
                <w:rFonts w:ascii="Times New Roman" w:hAnsi="Times New Roman"/>
              </w:rPr>
            </w:pPr>
          </w:p>
        </w:tc>
      </w:tr>
    </w:tbl>
    <w:p w:rsidR="003B7112" w:rsidRDefault="003B7112">
      <w:pPr>
        <w:spacing w:line="340" w:lineRule="atLeast"/>
        <w:ind w:left="3360"/>
        <w:rPr>
          <w:rFonts w:ascii="Times New Roman" w:hAnsi="Times New Roman"/>
        </w:rPr>
        <w:sectPr w:rsidR="003B7112">
          <w:headerReference w:type="default" r:id="rId7"/>
          <w:endnotePr>
            <w:numFmt w:val="decimal"/>
          </w:endnotePr>
          <w:pgSz w:w="11907" w:h="16840"/>
          <w:pgMar w:top="1276" w:right="1304" w:bottom="1440" w:left="1134" w:header="851" w:footer="675" w:gutter="0"/>
          <w:pgNumType w:start="1"/>
          <w:cols w:space="425"/>
          <w:titlePg/>
        </w:sectPr>
      </w:pPr>
      <w:r>
        <w:rPr>
          <w:rFonts w:ascii="Times New Roman" w:hAnsi="Times New Roman"/>
        </w:rPr>
        <w:t>Messrs. [</w:t>
      </w:r>
      <w:r>
        <w:rPr>
          <w:rFonts w:ascii="Times New Roman" w:hAnsi="Times New Roman" w:hint="eastAsia"/>
          <w:i/>
          <w:iCs/>
        </w:rPr>
        <w:t>insert name of the Vendor</w:t>
      </w:r>
      <w:r>
        <w:rPr>
          <w:rFonts w:ascii="Times New Roman" w:hAnsi="Times New Roman"/>
          <w:i/>
          <w:iCs/>
        </w:rPr>
        <w:t>’</w:t>
      </w:r>
      <w:r>
        <w:rPr>
          <w:rFonts w:ascii="Times New Roman" w:hAnsi="Times New Roman" w:hint="eastAsia"/>
          <w:i/>
          <w:iCs/>
        </w:rPr>
        <w:t>s Solicitors</w:t>
      </w:r>
      <w:r>
        <w:rPr>
          <w:rFonts w:ascii="Times New Roman" w:hAnsi="Times New Roman"/>
        </w:rPr>
        <w:t>] as stakeholders</w:t>
      </w:r>
    </w:p>
    <w:p w:rsidR="003B7112" w:rsidRDefault="003B7112">
      <w:pPr>
        <w:spacing w:line="340" w:lineRule="atLeast"/>
        <w:ind w:left="3960"/>
        <w:jc w:val="both"/>
        <w:rPr>
          <w:rFonts w:ascii="Times New Roman" w:hAnsi="Times New Roman"/>
        </w:rPr>
      </w:pPr>
    </w:p>
    <w:p w:rsidR="003B7112" w:rsidRDefault="003B7112">
      <w:pPr>
        <w:pBdr>
          <w:bottom w:val="single" w:sz="6" w:space="1" w:color="auto"/>
        </w:pBdr>
        <w:spacing w:line="340" w:lineRule="atLeast"/>
        <w:ind w:left="3960"/>
        <w:jc w:val="both"/>
        <w:rPr>
          <w:rFonts w:ascii="Times New Roman" w:hAnsi="Times New Roman"/>
          <w:u w:val="single"/>
        </w:rPr>
      </w:pPr>
      <w:r>
        <w:rPr>
          <w:rFonts w:ascii="Times New Roman" w:hAnsi="Times New Roman"/>
        </w:rPr>
        <w:tab/>
        <w:t xml:space="preserve">Dated                                                        </w:t>
      </w:r>
      <w:r>
        <w:rPr>
          <w:rFonts w:ascii="Times New Roman" w:hAnsi="Times New Roman" w:hint="eastAsia"/>
        </w:rPr>
        <w:t>20</w:t>
      </w:r>
      <w:r>
        <w:rPr>
          <w:rFonts w:ascii="Times New Roman" w:hAnsi="Times New Roman"/>
          <w:u w:val="single"/>
        </w:rPr>
        <w:t xml:space="preserve">  </w:t>
      </w:r>
    </w:p>
    <w:p w:rsidR="003B7112" w:rsidRDefault="003B7112">
      <w:pPr>
        <w:tabs>
          <w:tab w:val="center" w:pos="8280"/>
        </w:tabs>
        <w:spacing w:line="340" w:lineRule="atLeast"/>
        <w:ind w:left="3958"/>
        <w:jc w:val="both"/>
        <w:rPr>
          <w:rFonts w:ascii="Times New Roman" w:hAnsi="Times New Roman"/>
        </w:rPr>
      </w:pPr>
    </w:p>
    <w:p w:rsidR="003B7112" w:rsidRDefault="003B7112">
      <w:pPr>
        <w:tabs>
          <w:tab w:val="center" w:pos="8280"/>
        </w:tabs>
        <w:spacing w:line="340" w:lineRule="atLeast"/>
        <w:ind w:left="3958"/>
        <w:jc w:val="both"/>
        <w:rPr>
          <w:rFonts w:ascii="Times New Roman" w:hAnsi="Times New Roman" w:hint="eastAsia"/>
        </w:rPr>
      </w:pPr>
    </w:p>
    <w:p w:rsidR="003B7112" w:rsidRDefault="003B7112">
      <w:pPr>
        <w:tabs>
          <w:tab w:val="center" w:pos="8280"/>
        </w:tabs>
        <w:spacing w:line="340" w:lineRule="atLeast"/>
        <w:ind w:left="3958"/>
        <w:jc w:val="both"/>
        <w:rPr>
          <w:rFonts w:ascii="Times New Roman" w:hAnsi="Times New Roman" w:hint="eastAsia"/>
        </w:rPr>
      </w:pPr>
    </w:p>
    <w:p w:rsidR="003B7112" w:rsidRDefault="003B7112">
      <w:pPr>
        <w:tabs>
          <w:tab w:val="center" w:pos="8280"/>
        </w:tabs>
        <w:spacing w:line="340" w:lineRule="atLeast"/>
        <w:ind w:left="3958"/>
        <w:jc w:val="both"/>
        <w:rPr>
          <w:rFonts w:ascii="Times New Roman" w:hAnsi="Times New Roman" w:hint="eastAsia"/>
        </w:rPr>
      </w:pPr>
    </w:p>
    <w:p w:rsidR="003B7112" w:rsidRDefault="003B7112">
      <w:pPr>
        <w:tabs>
          <w:tab w:val="center" w:pos="8280"/>
        </w:tabs>
        <w:spacing w:line="340" w:lineRule="atLeast"/>
        <w:ind w:left="5529"/>
        <w:jc w:val="both"/>
        <w:rPr>
          <w:rFonts w:ascii="Times New Roman" w:hAnsi="Times New Roman"/>
        </w:rPr>
      </w:pPr>
      <w:r>
        <w:rPr>
          <w:rFonts w:ascii="Times New Roman" w:hAnsi="Times New Roman"/>
        </w:rPr>
        <w:t>A G R E E M E N T</w:t>
      </w:r>
    </w:p>
    <w:p w:rsidR="003B7112" w:rsidRDefault="003B7112">
      <w:pPr>
        <w:tabs>
          <w:tab w:val="center" w:pos="8280"/>
        </w:tabs>
        <w:spacing w:line="340" w:lineRule="atLeast"/>
        <w:ind w:left="5387"/>
        <w:jc w:val="both"/>
        <w:rPr>
          <w:rFonts w:ascii="Times New Roman" w:hAnsi="Times New Roman"/>
        </w:rPr>
      </w:pPr>
      <w:r>
        <w:rPr>
          <w:rFonts w:ascii="Times New Roman" w:hAnsi="Times New Roman"/>
        </w:rPr>
        <w:t>for Sale and Purchase of</w:t>
      </w:r>
    </w:p>
    <w:p w:rsidR="003B7112" w:rsidRDefault="003B7112">
      <w:pPr>
        <w:pBdr>
          <w:bottom w:val="single" w:sz="6" w:space="1" w:color="auto"/>
        </w:pBdr>
        <w:spacing w:line="340" w:lineRule="atLeast"/>
        <w:ind w:left="3958"/>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hint="eastAsia"/>
        </w:rPr>
        <w:tab/>
        <w:t>[                                       ]</w:t>
      </w:r>
    </w:p>
    <w:p w:rsidR="003B7112" w:rsidRDefault="003B7112">
      <w:pPr>
        <w:pBdr>
          <w:bottom w:val="single" w:sz="6" w:space="1" w:color="auto"/>
        </w:pBdr>
        <w:spacing w:line="340" w:lineRule="atLeast"/>
        <w:ind w:left="3958"/>
        <w:jc w:val="both"/>
        <w:rPr>
          <w:rFonts w:ascii="Times New Roman" w:hAnsi="Times New Roman" w:hint="eastAsia"/>
        </w:rPr>
      </w:pPr>
    </w:p>
    <w:p w:rsidR="003B7112" w:rsidRDefault="003B7112">
      <w:pPr>
        <w:pBdr>
          <w:bottom w:val="single" w:sz="6" w:space="1" w:color="auto"/>
        </w:pBdr>
        <w:spacing w:line="340" w:lineRule="atLeast"/>
        <w:ind w:left="3958"/>
        <w:jc w:val="both"/>
        <w:rPr>
          <w:rFonts w:ascii="Times New Roman" w:hAnsi="Times New Roman" w:hint="eastAsia"/>
        </w:rPr>
      </w:pPr>
    </w:p>
    <w:p w:rsidR="003B7112" w:rsidRDefault="003B7112">
      <w:pPr>
        <w:pBdr>
          <w:bottom w:val="single" w:sz="6" w:space="1" w:color="auto"/>
        </w:pBdr>
        <w:spacing w:line="340" w:lineRule="atLeast"/>
        <w:ind w:left="3958"/>
        <w:jc w:val="both"/>
        <w:rPr>
          <w:rFonts w:ascii="Times New Roman" w:hAnsi="Times New Roman" w:hint="eastAsia"/>
        </w:rPr>
      </w:pPr>
    </w:p>
    <w:p w:rsidR="003B7112" w:rsidRDefault="003B7112">
      <w:pPr>
        <w:pBdr>
          <w:bottom w:val="single" w:sz="6" w:space="1" w:color="auto"/>
        </w:pBdr>
        <w:spacing w:line="340" w:lineRule="atLeast"/>
        <w:ind w:left="3958"/>
        <w:jc w:val="both"/>
        <w:rPr>
          <w:rFonts w:ascii="Times New Roman" w:hAnsi="Times New Roman" w:hint="eastAsia"/>
        </w:rPr>
      </w:pPr>
    </w:p>
    <w:p w:rsidR="003B7112" w:rsidRDefault="003B7112">
      <w:pPr>
        <w:pBdr>
          <w:bottom w:val="single" w:sz="6" w:space="1" w:color="auto"/>
        </w:pBdr>
        <w:spacing w:line="340" w:lineRule="atLeast"/>
        <w:ind w:left="3958"/>
        <w:jc w:val="both"/>
        <w:rPr>
          <w:rFonts w:ascii="Times New Roman" w:hAnsi="Times New Roman" w:hint="eastAsia"/>
        </w:rPr>
      </w:pPr>
    </w:p>
    <w:p w:rsidR="003B7112" w:rsidRDefault="003B7112">
      <w:pPr>
        <w:pBdr>
          <w:bottom w:val="single" w:sz="6" w:space="1" w:color="auto"/>
        </w:pBdr>
        <w:spacing w:line="340" w:lineRule="atLeast"/>
        <w:ind w:left="3958"/>
        <w:jc w:val="both"/>
        <w:rPr>
          <w:rFonts w:ascii="Times New Roman" w:hAnsi="Times New Roman" w:hint="eastAsia"/>
        </w:rPr>
      </w:pPr>
    </w:p>
    <w:p w:rsidR="003B7112" w:rsidRDefault="003B7112">
      <w:pPr>
        <w:pBdr>
          <w:bottom w:val="single" w:sz="6" w:space="1" w:color="auto"/>
        </w:pBdr>
        <w:spacing w:line="340" w:lineRule="atLeast"/>
        <w:ind w:left="3958"/>
        <w:jc w:val="both"/>
        <w:rPr>
          <w:rFonts w:ascii="Times New Roman" w:hAnsi="Times New Roman" w:hint="eastAsia"/>
        </w:rPr>
      </w:pPr>
    </w:p>
    <w:p w:rsidR="003B7112" w:rsidRDefault="003B7112">
      <w:pPr>
        <w:pBdr>
          <w:bottom w:val="single" w:sz="6" w:space="1" w:color="auto"/>
        </w:pBdr>
        <w:spacing w:line="340" w:lineRule="atLeast"/>
        <w:ind w:left="3958"/>
        <w:jc w:val="both"/>
        <w:rPr>
          <w:rFonts w:ascii="Times New Roman" w:hAnsi="Times New Roman" w:hint="eastAsia"/>
        </w:rPr>
      </w:pPr>
    </w:p>
    <w:p w:rsidR="003B7112" w:rsidRDefault="003B7112">
      <w:pPr>
        <w:pBdr>
          <w:bottom w:val="single" w:sz="6" w:space="1" w:color="auto"/>
        </w:pBdr>
        <w:spacing w:line="340" w:lineRule="atLeast"/>
        <w:ind w:left="3958"/>
        <w:jc w:val="both"/>
        <w:rPr>
          <w:rFonts w:ascii="Times New Roman" w:hAnsi="Times New Roman" w:hint="eastAsia"/>
        </w:rPr>
      </w:pPr>
    </w:p>
    <w:p w:rsidR="003B7112" w:rsidRDefault="003B7112">
      <w:pPr>
        <w:spacing w:line="340" w:lineRule="atLeast"/>
        <w:ind w:left="4536"/>
        <w:jc w:val="both"/>
        <w:rPr>
          <w:rFonts w:ascii="Times New Roman" w:hAnsi="Times New Roman" w:hint="eastAsia"/>
        </w:rPr>
      </w:pPr>
    </w:p>
    <w:p w:rsidR="003B7112" w:rsidRDefault="003B7112">
      <w:pPr>
        <w:spacing w:line="340" w:lineRule="atLeast"/>
        <w:ind w:left="4536"/>
        <w:jc w:val="both"/>
        <w:rPr>
          <w:rFonts w:ascii="Times New Roman" w:hAnsi="Times New Roman" w:hint="eastAsia"/>
        </w:rPr>
      </w:pPr>
      <w:r>
        <w:rPr>
          <w:rFonts w:ascii="Times New Roman" w:hAnsi="Times New Roman"/>
        </w:rPr>
        <w:t xml:space="preserve">REGISTERED </w:t>
      </w:r>
      <w:r>
        <w:rPr>
          <w:rFonts w:ascii="Times New Roman" w:hAnsi="Times New Roman" w:hint="eastAsia"/>
        </w:rPr>
        <w:t>in</w:t>
      </w:r>
      <w:r>
        <w:rPr>
          <w:rFonts w:ascii="Times New Roman" w:hAnsi="Times New Roman"/>
        </w:rPr>
        <w:t xml:space="preserve"> the Land Registry by </w:t>
      </w:r>
    </w:p>
    <w:p w:rsidR="003B7112" w:rsidRDefault="003B7112">
      <w:pPr>
        <w:spacing w:line="340" w:lineRule="atLeast"/>
        <w:ind w:left="4536"/>
        <w:jc w:val="both"/>
        <w:rPr>
          <w:rFonts w:ascii="Times New Roman" w:hAnsi="Times New Roman"/>
        </w:rPr>
      </w:pPr>
      <w:r>
        <w:rPr>
          <w:rFonts w:ascii="Times New Roman" w:hAnsi="Times New Roman"/>
        </w:rPr>
        <w:t>Memorial No. [</w:t>
      </w:r>
      <w:r>
        <w:rPr>
          <w:rFonts w:ascii="Times New Roman" w:hAnsi="Times New Roman"/>
        </w:rPr>
        <w:tab/>
      </w:r>
      <w:r>
        <w:rPr>
          <w:rFonts w:ascii="Times New Roman" w:hAnsi="Times New Roman"/>
        </w:rPr>
        <w:tab/>
      </w:r>
      <w:r>
        <w:rPr>
          <w:rFonts w:ascii="Times New Roman" w:hAnsi="Times New Roman"/>
        </w:rPr>
        <w:tab/>
        <w:t>]</w:t>
      </w:r>
    </w:p>
    <w:p w:rsidR="003B7112" w:rsidRDefault="003B7112">
      <w:pPr>
        <w:spacing w:line="340" w:lineRule="atLeast"/>
        <w:ind w:left="4536"/>
        <w:jc w:val="both"/>
        <w:rPr>
          <w:rFonts w:ascii="Times New Roman" w:hAnsi="Times New Roman" w:hint="eastAsia"/>
        </w:rPr>
      </w:pPr>
      <w:r>
        <w:rPr>
          <w:rFonts w:ascii="Times New Roman" w:hAnsi="Times New Roman"/>
        </w:rPr>
        <w:t>on</w:t>
      </w:r>
      <w:r>
        <w:rPr>
          <w:rFonts w:ascii="Times New Roman" w:hAnsi="Times New Roman" w:hint="eastAsia"/>
        </w:rPr>
        <w:t xml:space="preserve"> [                                       ]</w:t>
      </w:r>
    </w:p>
    <w:p w:rsidR="003B7112" w:rsidRDefault="003B7112">
      <w:pPr>
        <w:spacing w:line="340" w:lineRule="atLeast"/>
        <w:ind w:left="5670"/>
        <w:jc w:val="both"/>
        <w:rPr>
          <w:rFonts w:ascii="Times New Roman" w:hAnsi="Times New Roman" w:hint="eastAsia"/>
        </w:rPr>
      </w:pPr>
    </w:p>
    <w:p w:rsidR="003B7112" w:rsidRDefault="003B7112">
      <w:pPr>
        <w:spacing w:line="340" w:lineRule="atLeast"/>
        <w:ind w:left="5670"/>
        <w:jc w:val="both"/>
        <w:rPr>
          <w:rFonts w:ascii="Times New Roman" w:hAnsi="Times New Roman" w:hint="eastAsia"/>
        </w:rPr>
      </w:pPr>
    </w:p>
    <w:p w:rsidR="003B7112" w:rsidRDefault="003B7112">
      <w:pPr>
        <w:spacing w:line="340" w:lineRule="atLeast"/>
        <w:ind w:left="5670"/>
        <w:jc w:val="both"/>
        <w:rPr>
          <w:rFonts w:ascii="Times New Roman" w:hAnsi="Times New Roman" w:hint="eastAsia"/>
        </w:rPr>
      </w:pPr>
    </w:p>
    <w:p w:rsidR="003B7112" w:rsidRDefault="003B7112">
      <w:pPr>
        <w:spacing w:line="340" w:lineRule="atLeast"/>
        <w:ind w:left="5670"/>
        <w:jc w:val="both"/>
        <w:rPr>
          <w:rFonts w:ascii="Times New Roman" w:hAnsi="Times New Roman" w:hint="eastAsia"/>
        </w:rPr>
      </w:pPr>
    </w:p>
    <w:p w:rsidR="003B7112" w:rsidRDefault="003B7112">
      <w:pPr>
        <w:spacing w:line="340" w:lineRule="atLeast"/>
        <w:ind w:left="5670"/>
        <w:jc w:val="both"/>
        <w:rPr>
          <w:rFonts w:ascii="Times New Roman" w:hAnsi="Times New Roman" w:hint="eastAsia"/>
        </w:rPr>
      </w:pPr>
    </w:p>
    <w:p w:rsidR="003B7112" w:rsidRDefault="003B7112">
      <w:pPr>
        <w:spacing w:line="340" w:lineRule="atLeast"/>
        <w:ind w:left="5670"/>
        <w:jc w:val="both"/>
        <w:rPr>
          <w:rFonts w:ascii="Times New Roman" w:hAnsi="Times New Roman"/>
        </w:rPr>
      </w:pPr>
      <w:r>
        <w:rPr>
          <w:rFonts w:ascii="Times New Roman" w:hAnsi="Times New Roman"/>
        </w:rPr>
        <w:tab/>
        <w:t>for Land Registrar</w:t>
      </w:r>
    </w:p>
    <w:p w:rsidR="003B7112" w:rsidRDefault="003B7112">
      <w:pPr>
        <w:tabs>
          <w:tab w:val="left" w:pos="9720"/>
        </w:tabs>
        <w:spacing w:line="340" w:lineRule="atLeast"/>
        <w:ind w:left="3828"/>
        <w:jc w:val="both"/>
        <w:rPr>
          <w:rFonts w:ascii="Times New Roman" w:hAnsi="Times New Roman"/>
        </w:rPr>
      </w:pPr>
      <w:r>
        <w:rPr>
          <w:rFonts w:ascii="Times New Roman" w:hAnsi="Times New Roman"/>
          <w:u w:val="single"/>
        </w:rPr>
        <w:tab/>
      </w:r>
      <w:r>
        <w:rPr>
          <w:rFonts w:ascii="Times New Roman" w:hAnsi="Times New Roman"/>
        </w:rPr>
        <w:t xml:space="preserve">                                          </w:t>
      </w:r>
    </w:p>
    <w:p w:rsidR="003B7112" w:rsidRDefault="003B7112">
      <w:pPr>
        <w:tabs>
          <w:tab w:val="center" w:pos="8280"/>
        </w:tabs>
        <w:spacing w:line="340" w:lineRule="atLeast"/>
        <w:ind w:left="5670"/>
        <w:jc w:val="both"/>
        <w:rPr>
          <w:rFonts w:ascii="Times New Roman" w:hAnsi="Times New Roman" w:hint="eastAsia"/>
        </w:rPr>
      </w:pPr>
    </w:p>
    <w:p w:rsidR="003B7112" w:rsidRDefault="003B7112">
      <w:pPr>
        <w:tabs>
          <w:tab w:val="center" w:pos="8280"/>
        </w:tabs>
        <w:spacing w:line="340" w:lineRule="atLeast"/>
        <w:ind w:left="5670"/>
        <w:jc w:val="both"/>
        <w:rPr>
          <w:rFonts w:ascii="Times New Roman" w:hAnsi="Times New Roman" w:hint="eastAsia"/>
        </w:rPr>
      </w:pPr>
    </w:p>
    <w:p w:rsidR="003B7112" w:rsidRDefault="003B7112">
      <w:pPr>
        <w:tabs>
          <w:tab w:val="center" w:pos="8280"/>
        </w:tabs>
        <w:spacing w:line="340" w:lineRule="atLeast"/>
        <w:ind w:left="5670"/>
        <w:jc w:val="both"/>
        <w:rPr>
          <w:rFonts w:ascii="Times New Roman" w:hAnsi="Times New Roman"/>
        </w:rPr>
      </w:pPr>
    </w:p>
    <w:p w:rsidR="003B7112" w:rsidRDefault="003B7112">
      <w:pPr>
        <w:tabs>
          <w:tab w:val="center" w:pos="8280"/>
        </w:tabs>
        <w:spacing w:line="340" w:lineRule="atLeast"/>
        <w:ind w:left="5674"/>
        <w:jc w:val="both"/>
        <w:rPr>
          <w:rFonts w:ascii="Times New Roman" w:hAnsi="Times New Roman" w:hint="eastAsia"/>
        </w:rPr>
      </w:pPr>
    </w:p>
    <w:p w:rsidR="003B7112" w:rsidRDefault="003B7112">
      <w:pPr>
        <w:spacing w:line="340" w:lineRule="atLeast"/>
        <w:rPr>
          <w:rFonts w:ascii="Times New Roman" w:hAnsi="Times New Roman" w:hint="eastAsia"/>
          <w:sz w:val="20"/>
          <w:shd w:val="clear" w:color="auto" w:fill="CCFFFF"/>
        </w:rPr>
      </w:pPr>
    </w:p>
    <w:p w:rsidR="003B7112" w:rsidRDefault="003B7112">
      <w:pPr>
        <w:spacing w:line="340" w:lineRule="atLeast"/>
        <w:rPr>
          <w:rFonts w:ascii="Times New Roman" w:hAnsi="Times New Roman" w:hint="eastAsia"/>
          <w:sz w:val="20"/>
        </w:rPr>
      </w:pPr>
    </w:p>
    <w:p w:rsidR="003B7112" w:rsidRDefault="003B7112">
      <w:pPr>
        <w:pStyle w:val="FootnoteText"/>
        <w:spacing w:line="340" w:lineRule="atLeast"/>
        <w:ind w:left="511" w:hanging="511"/>
      </w:pPr>
    </w:p>
    <w:p w:rsidR="003B7112" w:rsidRDefault="003B7112">
      <w:pPr>
        <w:pStyle w:val="FootnoteText"/>
        <w:spacing w:line="340" w:lineRule="atLeast"/>
        <w:ind w:left="511" w:hanging="511"/>
      </w:pPr>
    </w:p>
    <w:p w:rsidR="003B7112" w:rsidRDefault="003B7112">
      <w:pPr>
        <w:pStyle w:val="FootnoteText"/>
        <w:spacing w:line="340" w:lineRule="atLeast"/>
        <w:ind w:left="511" w:hanging="511"/>
      </w:pPr>
    </w:p>
    <w:p w:rsidR="003B7112" w:rsidRDefault="003B7112">
      <w:pPr>
        <w:pStyle w:val="FootnoteText"/>
        <w:spacing w:line="340" w:lineRule="atLeast"/>
        <w:ind w:left="511" w:hanging="511"/>
        <w:rPr>
          <w:rFonts w:hint="eastAsia"/>
        </w:rPr>
      </w:pPr>
    </w:p>
    <w:p w:rsidR="003B7112" w:rsidRDefault="003B7112">
      <w:pPr>
        <w:pStyle w:val="FootnoteText"/>
        <w:spacing w:line="340" w:lineRule="atLeast"/>
        <w:ind w:left="511" w:hanging="511"/>
        <w:rPr>
          <w:rFonts w:hint="eastAsia"/>
        </w:rPr>
      </w:pPr>
    </w:p>
    <w:p w:rsidR="003B7112" w:rsidRDefault="003B7112">
      <w:pPr>
        <w:pStyle w:val="FootnoteText"/>
        <w:tabs>
          <w:tab w:val="clear" w:pos="567"/>
        </w:tabs>
        <w:spacing w:line="340" w:lineRule="atLeast"/>
        <w:ind w:left="708" w:hangingChars="295" w:hanging="708"/>
        <w:jc w:val="both"/>
        <w:rPr>
          <w:rFonts w:hint="eastAsia"/>
        </w:rPr>
      </w:pPr>
      <w:r>
        <w:br w:type="page"/>
      </w:r>
      <w:r>
        <w:rPr>
          <w:rStyle w:val="FootnoteReference"/>
          <w:sz w:val="28"/>
        </w:rPr>
        <w:sym w:font="Symbol" w:char="F02A"/>
      </w:r>
      <w:r>
        <w:rPr>
          <w:rStyle w:val="FootnoteReference"/>
          <w:vertAlign w:val="baseline"/>
        </w:rPr>
        <w:t xml:space="preserve"> </w:t>
      </w:r>
      <w:r>
        <w:rPr>
          <w:rFonts w:hint="eastAsia"/>
        </w:rPr>
        <w:tab/>
        <w:t>Delete as appropriate.</w:t>
      </w:r>
    </w:p>
    <w:p w:rsidR="003B7112" w:rsidRDefault="003B7112">
      <w:pPr>
        <w:pStyle w:val="FootnoteText"/>
        <w:tabs>
          <w:tab w:val="clear" w:pos="567"/>
        </w:tabs>
        <w:spacing w:line="340" w:lineRule="atLeast"/>
        <w:ind w:left="708" w:hangingChars="295" w:hanging="708"/>
        <w:jc w:val="both"/>
        <w:rPr>
          <w:rFonts w:hint="eastAsia"/>
        </w:rPr>
      </w:pPr>
    </w:p>
    <w:p w:rsidR="003B7112" w:rsidRDefault="003B7112">
      <w:pPr>
        <w:pStyle w:val="FootnoteText"/>
        <w:tabs>
          <w:tab w:val="clear" w:pos="567"/>
        </w:tabs>
        <w:spacing w:line="340" w:lineRule="atLeast"/>
        <w:ind w:left="708" w:hangingChars="253" w:hanging="708"/>
        <w:jc w:val="both"/>
        <w:rPr>
          <w:rFonts w:hint="eastAsia"/>
        </w:rPr>
      </w:pPr>
      <w:r>
        <w:rPr>
          <w:rStyle w:val="FootnoteReference"/>
          <w:sz w:val="28"/>
        </w:rPr>
        <w:sym w:font="Symbol" w:char="F061"/>
      </w:r>
      <w:r>
        <w:t xml:space="preserve"> </w:t>
      </w:r>
      <w:r>
        <w:rPr>
          <w:rFonts w:hint="eastAsia"/>
        </w:rPr>
        <w:tab/>
      </w:r>
      <w:r>
        <w:t xml:space="preserve">For completed development pending compliance or completed phase pending compliance (both within the meaning of the </w:t>
      </w:r>
      <w:r>
        <w:rPr>
          <w:rFonts w:hint="eastAsia"/>
        </w:rPr>
        <w:t xml:space="preserve">Residential Properties (First-hand Sales) </w:t>
      </w:r>
      <w:r>
        <w:t xml:space="preserve">Ordinance) only. </w:t>
      </w:r>
      <w:r>
        <w:rPr>
          <w:rFonts w:hint="eastAsia"/>
        </w:rPr>
        <w:t xml:space="preserve"> </w:t>
      </w:r>
      <w:r>
        <w:t>Delete as appropriate</w:t>
      </w:r>
      <w:r>
        <w:rPr>
          <w:rFonts w:hint="eastAsia"/>
        </w:rPr>
        <w:t>.</w:t>
      </w:r>
    </w:p>
    <w:p w:rsidR="003B7112" w:rsidRDefault="003B7112">
      <w:pPr>
        <w:pStyle w:val="FootnoteText"/>
        <w:tabs>
          <w:tab w:val="clear" w:pos="567"/>
        </w:tabs>
        <w:spacing w:line="340" w:lineRule="atLeast"/>
        <w:ind w:left="600" w:hangingChars="253" w:hanging="600"/>
        <w:jc w:val="both"/>
        <w:rPr>
          <w:rFonts w:hint="eastAsia"/>
          <w:spacing w:val="-3"/>
        </w:rPr>
      </w:pPr>
    </w:p>
    <w:p w:rsidR="003B7112" w:rsidRDefault="003B7112">
      <w:pPr>
        <w:pStyle w:val="FootnoteText"/>
        <w:tabs>
          <w:tab w:val="clear" w:pos="567"/>
        </w:tabs>
        <w:spacing w:line="340" w:lineRule="atLeast"/>
        <w:ind w:left="708" w:hangingChars="253" w:hanging="708"/>
        <w:jc w:val="both"/>
        <w:rPr>
          <w:rFonts w:hint="eastAsia"/>
        </w:rPr>
      </w:pPr>
      <w:r>
        <w:rPr>
          <w:rStyle w:val="FootnoteReference"/>
          <w:spacing w:val="-3"/>
          <w:sz w:val="28"/>
        </w:rPr>
        <w:sym w:font="Symbol" w:char="F067"/>
      </w:r>
      <w:r>
        <w:t xml:space="preserve"> </w:t>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3B7112" w:rsidRDefault="003B7112">
      <w:pPr>
        <w:pStyle w:val="FootnoteText"/>
        <w:tabs>
          <w:tab w:val="clear" w:pos="567"/>
        </w:tabs>
        <w:spacing w:line="340" w:lineRule="atLeast"/>
        <w:ind w:left="607" w:hangingChars="253" w:hanging="607"/>
        <w:jc w:val="both"/>
        <w:rPr>
          <w:rFonts w:hint="eastAsia"/>
        </w:rPr>
      </w:pPr>
    </w:p>
    <w:p w:rsidR="003B7112" w:rsidRDefault="003B7112">
      <w:pPr>
        <w:pStyle w:val="FootnoteText"/>
        <w:tabs>
          <w:tab w:val="clear" w:pos="567"/>
        </w:tabs>
        <w:spacing w:line="340" w:lineRule="atLeast"/>
        <w:ind w:left="708" w:hangingChars="253" w:hanging="708"/>
        <w:jc w:val="both"/>
        <w:rPr>
          <w:rFonts w:hint="eastAsia"/>
        </w:rPr>
      </w:pPr>
      <w:r>
        <w:rPr>
          <w:rStyle w:val="FootnoteReference"/>
          <w:sz w:val="28"/>
        </w:rPr>
        <w:sym w:font="Symbol" w:char="F06C"/>
      </w:r>
      <w:r>
        <w:t xml:space="preserve"> </w:t>
      </w:r>
      <w:r>
        <w:rPr>
          <w:rFonts w:hint="eastAsia"/>
        </w:rPr>
        <w:tab/>
      </w:r>
      <w:r>
        <w:t>Delete “Occupation Document” for completed development pending compliance or completed phase pending compliance (both within the meaning of the</w:t>
      </w:r>
      <w:r>
        <w:rPr>
          <w:rFonts w:hint="eastAsia"/>
        </w:rPr>
        <w:t xml:space="preserve"> Residential Properties (First-hand Sales)</w:t>
      </w:r>
      <w:r>
        <w:t xml:space="preserve"> Ordinance)</w:t>
      </w:r>
      <w:r>
        <w:rPr>
          <w:rFonts w:hint="eastAsia"/>
        </w:rPr>
        <w:t>.  Otherwise</w:t>
      </w:r>
      <w:r>
        <w:t xml:space="preserve"> delete “Occupation Permit (where applicable)” for uncompleted development or uncompleted phase (both within the meaning of the</w:t>
      </w:r>
      <w:r>
        <w:rPr>
          <w:rFonts w:hint="eastAsia"/>
        </w:rPr>
        <w:t xml:space="preserve"> Residential Properties (First-hand Sales)</w:t>
      </w:r>
      <w:r>
        <w:t xml:space="preserve"> Ordinance)</w:t>
      </w:r>
      <w:r>
        <w:rPr>
          <w:rFonts w:hint="eastAsia"/>
        </w:rPr>
        <w:t>.</w:t>
      </w:r>
    </w:p>
    <w:p w:rsidR="003B7112" w:rsidRDefault="003B7112">
      <w:pPr>
        <w:pStyle w:val="FootnoteText"/>
        <w:tabs>
          <w:tab w:val="clear" w:pos="567"/>
        </w:tabs>
        <w:spacing w:line="340" w:lineRule="atLeast"/>
        <w:ind w:left="607" w:hangingChars="253" w:hanging="607"/>
        <w:jc w:val="both"/>
        <w:rPr>
          <w:rFonts w:hint="eastAsia"/>
          <w:szCs w:val="21"/>
        </w:rPr>
      </w:pPr>
    </w:p>
    <w:p w:rsidR="003B7112" w:rsidRDefault="003B7112">
      <w:pPr>
        <w:pStyle w:val="FootnoteText"/>
        <w:tabs>
          <w:tab w:val="clear" w:pos="567"/>
        </w:tabs>
        <w:spacing w:line="340" w:lineRule="atLeast"/>
        <w:ind w:left="708" w:hangingChars="253" w:hanging="708"/>
        <w:jc w:val="both"/>
      </w:pPr>
      <w:r>
        <w:rPr>
          <w:rStyle w:val="FootnoteReference"/>
          <w:sz w:val="28"/>
          <w:szCs w:val="21"/>
        </w:rPr>
        <w:sym w:font="Symbol" w:char="F053"/>
      </w:r>
      <w:r>
        <w:rPr>
          <w:rStyle w:val="FootnoteReference"/>
          <w:szCs w:val="21"/>
        </w:rPr>
        <w:t xml:space="preserve"> </w:t>
      </w:r>
      <w:r>
        <w:rPr>
          <w:rFonts w:hint="eastAsia"/>
        </w:rPr>
        <w:tab/>
        <w:t>Applicable for phased development (within the meaning of the Residential Properties (First-hand Sales) Ordinance) except the final phase of a phased development.  Delete as appropriate.</w:t>
      </w:r>
    </w:p>
    <w:p w:rsidR="003B7112" w:rsidRDefault="003B7112">
      <w:pPr>
        <w:pStyle w:val="FootnoteText"/>
        <w:tabs>
          <w:tab w:val="clear" w:pos="567"/>
        </w:tabs>
        <w:spacing w:line="340" w:lineRule="atLeast"/>
        <w:ind w:left="607" w:hangingChars="253" w:hanging="607"/>
        <w:jc w:val="both"/>
        <w:rPr>
          <w:rFonts w:hint="eastAsia"/>
        </w:rPr>
      </w:pPr>
    </w:p>
    <w:p w:rsidR="003B7112" w:rsidRDefault="003B7112">
      <w:pPr>
        <w:pStyle w:val="FootnoteText"/>
        <w:tabs>
          <w:tab w:val="clear" w:pos="567"/>
        </w:tabs>
        <w:spacing w:line="340" w:lineRule="atLeast"/>
        <w:ind w:left="708" w:hangingChars="253" w:hanging="708"/>
        <w:jc w:val="both"/>
        <w:rPr>
          <w:rFonts w:hint="eastAsia"/>
        </w:rPr>
      </w:pPr>
      <w:r>
        <w:rPr>
          <w:rStyle w:val="FootnoteReference"/>
          <w:sz w:val="28"/>
        </w:rPr>
        <w:sym w:font="Symbol" w:char="F064"/>
      </w:r>
      <w:r>
        <w:t xml:space="preserve"> </w:t>
      </w:r>
      <w:r>
        <w:rPr>
          <w:rFonts w:hint="eastAsia"/>
        </w:rPr>
        <w:tab/>
      </w:r>
      <w:r>
        <w:t xml:space="preserve">For uncompleted development or uncompleted phase (both within the meaning of the </w:t>
      </w:r>
      <w:r>
        <w:rPr>
          <w:rFonts w:hint="eastAsia"/>
        </w:rPr>
        <w:t xml:space="preserve">Residential Properties (First-hand Sales) </w:t>
      </w:r>
      <w:r>
        <w:t>Ordinance) only.</w:t>
      </w:r>
      <w:r>
        <w:rPr>
          <w:rFonts w:hint="eastAsia"/>
        </w:rPr>
        <w:t xml:space="preserve">  </w:t>
      </w:r>
      <w:r>
        <w:t>Delete as appropriate</w:t>
      </w:r>
      <w:r>
        <w:rPr>
          <w:rFonts w:hint="eastAsia"/>
        </w:rPr>
        <w:t>.</w:t>
      </w:r>
    </w:p>
    <w:p w:rsidR="003B7112" w:rsidRDefault="003B7112">
      <w:pPr>
        <w:pStyle w:val="FootnoteText"/>
        <w:tabs>
          <w:tab w:val="clear" w:pos="567"/>
        </w:tabs>
        <w:spacing w:line="340" w:lineRule="atLeast"/>
        <w:ind w:left="708" w:hangingChars="253" w:hanging="708"/>
        <w:jc w:val="both"/>
        <w:rPr>
          <w:rFonts w:hint="eastAsia"/>
          <w:sz w:val="28"/>
        </w:rPr>
      </w:pPr>
    </w:p>
    <w:p w:rsidR="003B7112" w:rsidRDefault="003B7112">
      <w:pPr>
        <w:pStyle w:val="FootnoteText"/>
        <w:tabs>
          <w:tab w:val="clear" w:pos="567"/>
        </w:tabs>
        <w:spacing w:line="340" w:lineRule="atLeast"/>
        <w:ind w:left="708" w:hangingChars="253" w:hanging="708"/>
        <w:jc w:val="both"/>
        <w:rPr>
          <w:rFonts w:hint="eastAsia"/>
        </w:rPr>
      </w:pPr>
      <w:r>
        <w:rPr>
          <w:rStyle w:val="FootnoteReference"/>
          <w:sz w:val="28"/>
        </w:rPr>
        <w:sym w:font="Symbol" w:char="F062"/>
      </w:r>
      <w:r>
        <w:rPr>
          <w:rFonts w:hint="eastAsia"/>
        </w:rPr>
        <w:t xml:space="preserve"> </w:t>
      </w:r>
      <w:r>
        <w:tab/>
      </w:r>
      <w:r>
        <w:rPr>
          <w:rFonts w:hint="eastAsia"/>
        </w:rPr>
        <w:t>For phased development (within the meaning of the Residential Properties (First-hand Sales) Ordinance) only.  Delete as appropriate.</w:t>
      </w:r>
    </w:p>
    <w:p w:rsidR="003B7112" w:rsidRDefault="003B7112">
      <w:pPr>
        <w:pStyle w:val="FootnoteText"/>
        <w:tabs>
          <w:tab w:val="clear" w:pos="567"/>
        </w:tabs>
        <w:spacing w:line="340" w:lineRule="atLeast"/>
        <w:ind w:left="607" w:hangingChars="253" w:hanging="607"/>
        <w:jc w:val="both"/>
        <w:rPr>
          <w:rFonts w:hint="eastAsia"/>
        </w:rPr>
      </w:pPr>
    </w:p>
    <w:p w:rsidR="003B7112" w:rsidRDefault="003B7112">
      <w:pPr>
        <w:pStyle w:val="FootnoteText"/>
        <w:tabs>
          <w:tab w:val="clear" w:pos="567"/>
        </w:tabs>
        <w:spacing w:line="340" w:lineRule="atLeast"/>
        <w:ind w:left="708" w:hangingChars="253" w:hanging="708"/>
        <w:jc w:val="both"/>
        <w:rPr>
          <w:rFonts w:hint="eastAsia"/>
        </w:rPr>
      </w:pPr>
      <w:r>
        <w:rPr>
          <w:rStyle w:val="FootnoteReference"/>
          <w:rFonts w:hint="eastAsia"/>
          <w:sz w:val="28"/>
        </w:rPr>
        <w:sym w:font="Symbol" w:char="F063"/>
      </w:r>
      <w:r>
        <w:rPr>
          <w:rFonts w:hint="eastAsia"/>
        </w:rPr>
        <w:t xml:space="preserve"> </w:t>
      </w:r>
      <w:r>
        <w:tab/>
        <w:t xml:space="preserve">For sale of property comprising residential unit and parking space each constituting separate unit. </w:t>
      </w:r>
      <w:r>
        <w:rPr>
          <w:rFonts w:hint="eastAsia"/>
        </w:rPr>
        <w:t xml:space="preserve"> Delete as appropriate.</w:t>
      </w:r>
    </w:p>
    <w:p w:rsidR="003B7112" w:rsidRDefault="003B7112">
      <w:pPr>
        <w:pStyle w:val="FootnoteText"/>
        <w:tabs>
          <w:tab w:val="clear" w:pos="567"/>
        </w:tabs>
        <w:spacing w:line="340" w:lineRule="atLeast"/>
        <w:ind w:left="607" w:hangingChars="253" w:hanging="607"/>
        <w:jc w:val="both"/>
        <w:rPr>
          <w:rFonts w:hint="eastAsia"/>
        </w:rPr>
      </w:pPr>
    </w:p>
    <w:p w:rsidR="003B7112" w:rsidRDefault="003B7112">
      <w:pPr>
        <w:pStyle w:val="FootnoteText"/>
        <w:tabs>
          <w:tab w:val="clear" w:pos="567"/>
        </w:tabs>
        <w:spacing w:line="340" w:lineRule="atLeast"/>
        <w:ind w:left="708" w:hangingChars="253" w:hanging="708"/>
        <w:jc w:val="both"/>
        <w:rPr>
          <w:rFonts w:hint="eastAsia"/>
        </w:rPr>
      </w:pPr>
      <w:r>
        <w:rPr>
          <w:rStyle w:val="FootnoteReference"/>
          <w:rFonts w:hint="eastAsia"/>
          <w:sz w:val="28"/>
        </w:rPr>
        <w:sym w:font="Symbol" w:char="F07A"/>
      </w:r>
      <w:r>
        <w:t xml:space="preserve"> </w:t>
      </w:r>
      <w:r>
        <w:rPr>
          <w:rFonts w:hint="eastAsia"/>
        </w:rPr>
        <w:tab/>
        <w:t>Delete for sale of property comprising parking space constituting separate unit only.</w:t>
      </w:r>
    </w:p>
    <w:p w:rsidR="003B7112" w:rsidRDefault="003B7112">
      <w:pPr>
        <w:pStyle w:val="FootnoteText"/>
        <w:tabs>
          <w:tab w:val="clear" w:pos="567"/>
        </w:tabs>
        <w:spacing w:line="340" w:lineRule="atLeast"/>
        <w:ind w:left="607" w:hangingChars="253" w:hanging="607"/>
        <w:jc w:val="both"/>
        <w:rPr>
          <w:rFonts w:hint="eastAsia"/>
        </w:rPr>
      </w:pPr>
    </w:p>
    <w:p w:rsidR="003B7112" w:rsidRDefault="003B7112">
      <w:pPr>
        <w:pStyle w:val="FootnoteText"/>
        <w:tabs>
          <w:tab w:val="clear" w:pos="567"/>
        </w:tabs>
        <w:spacing w:line="340" w:lineRule="atLeast"/>
        <w:ind w:left="708" w:hangingChars="253" w:hanging="708"/>
        <w:jc w:val="both"/>
        <w:rPr>
          <w:rFonts w:hint="eastAsia"/>
          <w:shd w:val="clear" w:color="auto" w:fill="FFFFFF"/>
        </w:rPr>
      </w:pPr>
      <w:r>
        <w:rPr>
          <w:rFonts w:hint="eastAsia"/>
          <w:sz w:val="28"/>
          <w:shd w:val="clear" w:color="auto" w:fill="FFFFFF"/>
          <w:vertAlign w:val="superscript"/>
        </w:rPr>
        <w:sym w:font="Symbol" w:char="F072"/>
      </w:r>
      <w:r>
        <w:rPr>
          <w:rFonts w:hint="eastAsia"/>
          <w:shd w:val="clear" w:color="auto" w:fill="FFFFFF"/>
        </w:rPr>
        <w:t xml:space="preserve"> </w:t>
      </w:r>
      <w:r>
        <w:rPr>
          <w:shd w:val="clear" w:color="auto" w:fill="FFFFFF"/>
        </w:rPr>
        <w:tab/>
      </w:r>
      <w:r>
        <w:rPr>
          <w:rFonts w:hint="eastAsia"/>
          <w:shd w:val="clear" w:color="auto" w:fill="FFFFFF"/>
        </w:rPr>
        <w:t xml:space="preserve">For sale of </w:t>
      </w:r>
      <w:r>
        <w:rPr>
          <w:rFonts w:hint="eastAsia"/>
        </w:rPr>
        <w:t xml:space="preserve">property comprising </w:t>
      </w:r>
      <w:r>
        <w:rPr>
          <w:rFonts w:hint="eastAsia"/>
          <w:shd w:val="clear" w:color="auto" w:fill="FFFFFF"/>
        </w:rPr>
        <w:t>parking space constituting separate unit only.  Delete as appropriate.</w:t>
      </w:r>
    </w:p>
    <w:p w:rsidR="003B7112" w:rsidRDefault="003B7112">
      <w:pPr>
        <w:pStyle w:val="FootnoteText"/>
        <w:tabs>
          <w:tab w:val="clear" w:pos="567"/>
        </w:tabs>
        <w:spacing w:line="340" w:lineRule="atLeast"/>
        <w:ind w:left="607" w:hangingChars="253" w:hanging="607"/>
        <w:jc w:val="both"/>
        <w:rPr>
          <w:rStyle w:val="FootnoteReference"/>
          <w:rFonts w:hint="eastAsia"/>
        </w:rPr>
      </w:pPr>
    </w:p>
    <w:p w:rsidR="003B7112" w:rsidRDefault="003B7112">
      <w:pPr>
        <w:pStyle w:val="FootnoteText"/>
        <w:tabs>
          <w:tab w:val="clear" w:pos="567"/>
        </w:tabs>
        <w:spacing w:line="340" w:lineRule="atLeast"/>
        <w:ind w:left="708" w:hangingChars="253" w:hanging="708"/>
        <w:jc w:val="both"/>
        <w:rPr>
          <w:rFonts w:hint="eastAsia"/>
        </w:rPr>
      </w:pPr>
      <w:r>
        <w:rPr>
          <w:rStyle w:val="FootnoteReference"/>
          <w:sz w:val="28"/>
        </w:rPr>
        <w:sym w:font="Symbol" w:char="F071"/>
      </w:r>
      <w:r>
        <w:t xml:space="preserve"> </w:t>
      </w:r>
      <w:r>
        <w:rPr>
          <w:rFonts w:hint="eastAsia"/>
        </w:rPr>
        <w:tab/>
        <w:t xml:space="preserve">Delete </w:t>
      </w:r>
      <w:r>
        <w:t>“</w:t>
      </w:r>
      <w:r>
        <w:rPr>
          <w:rFonts w:hint="eastAsia"/>
        </w:rPr>
        <w:t>Development</w:t>
      </w:r>
      <w:r>
        <w:t>”</w:t>
      </w:r>
      <w:r>
        <w:rPr>
          <w:rFonts w:hint="eastAsia"/>
        </w:rPr>
        <w:t xml:space="preserve"> for phased development (within the meaning of the Residential Properties (First-hand Sales) Ordinance) except the final phase of a phased development.  Otherwise delete </w:t>
      </w:r>
      <w:r>
        <w:t>“</w:t>
      </w:r>
      <w:r>
        <w:rPr>
          <w:rFonts w:hint="eastAsia"/>
        </w:rPr>
        <w:t>Phase</w:t>
      </w:r>
      <w:r>
        <w:t>”</w:t>
      </w:r>
      <w:r>
        <w:rPr>
          <w:rFonts w:hint="eastAsia"/>
        </w:rPr>
        <w:t>.</w:t>
      </w:r>
    </w:p>
    <w:p w:rsidR="003B7112" w:rsidRDefault="003B7112">
      <w:pPr>
        <w:pStyle w:val="FootnoteText"/>
        <w:tabs>
          <w:tab w:val="clear" w:pos="567"/>
        </w:tabs>
        <w:spacing w:line="340" w:lineRule="atLeast"/>
        <w:ind w:left="607" w:hangingChars="253" w:hanging="607"/>
        <w:jc w:val="both"/>
        <w:rPr>
          <w:rFonts w:hint="eastAsia"/>
        </w:rPr>
      </w:pPr>
    </w:p>
    <w:p w:rsidR="003B7112" w:rsidRDefault="003B7112">
      <w:pPr>
        <w:pStyle w:val="FootnoteText"/>
        <w:tabs>
          <w:tab w:val="clear" w:pos="567"/>
        </w:tabs>
        <w:spacing w:line="340" w:lineRule="atLeast"/>
        <w:ind w:left="708" w:hangingChars="253" w:hanging="708"/>
        <w:jc w:val="both"/>
        <w:rPr>
          <w:rFonts w:hint="eastAsia"/>
        </w:rPr>
      </w:pPr>
      <w:r>
        <w:rPr>
          <w:rStyle w:val="FootnoteReference"/>
          <w:sz w:val="28"/>
        </w:rPr>
        <w:sym w:font="Symbol" w:char="F065"/>
      </w:r>
      <w:r>
        <w:t xml:space="preserve"> </w:t>
      </w:r>
      <w:r>
        <w:rPr>
          <w:rFonts w:hint="eastAsia"/>
        </w:rPr>
        <w:tab/>
        <w:t>For transaction of the value not exceeding the amount specified in Head 1(1A) of the First Schedule to the Stamp Duty Ordinance.  Delete as appropriate.</w:t>
      </w:r>
    </w:p>
    <w:p w:rsidR="003B7112" w:rsidRDefault="003B7112">
      <w:pPr>
        <w:pStyle w:val="FootnoteText"/>
        <w:numPr>
          <w:ins w:id="1" w:author="LACO" w:date="2012-09-25T13:47:00Z"/>
        </w:numPr>
        <w:tabs>
          <w:tab w:val="clear" w:pos="567"/>
        </w:tabs>
        <w:spacing w:line="340" w:lineRule="atLeast"/>
        <w:ind w:left="607" w:hangingChars="253" w:hanging="607"/>
        <w:jc w:val="both"/>
        <w:rPr>
          <w:rFonts w:hint="eastAsia"/>
        </w:rPr>
      </w:pPr>
    </w:p>
    <w:sectPr w:rsidR="003B7112">
      <w:headerReference w:type="default" r:id="rId8"/>
      <w:headerReference w:type="first" r:id="rId9"/>
      <w:endnotePr>
        <w:numFmt w:val="decimal"/>
      </w:endnotePr>
      <w:pgSz w:w="11909" w:h="16834"/>
      <w:pgMar w:top="1134" w:right="1134" w:bottom="1134" w:left="1134" w:header="706" w:footer="706" w:gutter="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734F" w:rsidRDefault="0046734F">
      <w:r>
        <w:separator/>
      </w:r>
    </w:p>
  </w:endnote>
  <w:endnote w:type="continuationSeparator" w:id="0">
    <w:p w:rsidR="0046734F" w:rsidRDefault="00467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華康細明體">
    <w:charset w:val="88"/>
    <w:family w:val="modern"/>
    <w:pitch w:val="fixed"/>
    <w:sig w:usb0="F1007BFF" w:usb1="29FFFFFF" w:usb2="00000037" w:usb3="00000000" w:csb0="003F00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734F" w:rsidRDefault="0046734F">
      <w:r>
        <w:separator/>
      </w:r>
    </w:p>
  </w:footnote>
  <w:footnote w:type="continuationSeparator" w:id="0">
    <w:p w:rsidR="0046734F" w:rsidRDefault="00467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112" w:rsidRDefault="003B7112">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sidR="00C12F89">
      <w:rPr>
        <w:rFonts w:ascii="Times New Roman" w:hAnsi="Times New Roman"/>
        <w:noProof/>
      </w:rPr>
      <w:t>2</w:t>
    </w:r>
    <w:r>
      <w:rPr>
        <w:rFonts w:ascii="Times New Roman" w:hAnsi="Times New Roman"/>
      </w:rPr>
      <w:fldChar w:fldCharType="end"/>
    </w:r>
  </w:p>
  <w:p w:rsidR="003B7112" w:rsidRDefault="003B71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112" w:rsidRDefault="003B7112">
    <w:pPr>
      <w:pStyle w:val="Header"/>
      <w:framePr w:wrap="auto" w:vAnchor="text" w:hAnchor="margin" w:xAlign="center" w:y="1"/>
    </w:pPr>
  </w:p>
  <w:p w:rsidR="003B7112" w:rsidRDefault="003B71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112" w:rsidRDefault="003B7112">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DCB"/>
    <w:multiLevelType w:val="hybridMultilevel"/>
    <w:tmpl w:val="427629A0"/>
    <w:lvl w:ilvl="0" w:tplc="41D84C66">
      <w:start w:val="6"/>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EC783D"/>
    <w:multiLevelType w:val="hybridMultilevel"/>
    <w:tmpl w:val="C41CE82A"/>
    <w:lvl w:ilvl="0" w:tplc="5712E316">
      <w:start w:val="5"/>
      <w:numFmt w:val="bullet"/>
      <w:lvlText w:val=""/>
      <w:lvlJc w:val="left"/>
      <w:pPr>
        <w:tabs>
          <w:tab w:val="num" w:pos="480"/>
        </w:tabs>
        <w:ind w:left="480" w:hanging="480"/>
      </w:pPr>
      <w:rPr>
        <w:rFonts w:ascii="Symbol" w:eastAsia="PMingLiU" w:hAnsi="Symbol" w:cs="Times New Roman" w:hint="default"/>
      </w:rPr>
    </w:lvl>
    <w:lvl w:ilvl="1" w:tplc="4F480BFE">
      <w:start w:val="5"/>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0AF756D4"/>
    <w:multiLevelType w:val="hybridMultilevel"/>
    <w:tmpl w:val="4ABEB754"/>
    <w:lvl w:ilvl="0" w:tplc="A148CBEA">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C791DCE"/>
    <w:multiLevelType w:val="hybridMultilevel"/>
    <w:tmpl w:val="814A75B4"/>
    <w:lvl w:ilvl="0" w:tplc="F0B4C4E0">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79732D8"/>
    <w:multiLevelType w:val="hybridMultilevel"/>
    <w:tmpl w:val="939669DC"/>
    <w:lvl w:ilvl="0" w:tplc="F95279F4">
      <w:start w:val="1"/>
      <w:numFmt w:val="lowerRoman"/>
      <w:lvlText w:val="(%1)"/>
      <w:lvlJc w:val="left"/>
      <w:pPr>
        <w:tabs>
          <w:tab w:val="num" w:pos="1140"/>
        </w:tabs>
        <w:ind w:left="1140" w:hanging="72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19EE6CA6"/>
    <w:multiLevelType w:val="hybridMultilevel"/>
    <w:tmpl w:val="C37ABCB6"/>
    <w:lvl w:ilvl="0" w:tplc="B5BC8878">
      <w:start w:val="1"/>
      <w:numFmt w:val="lowerLetter"/>
      <w:lvlText w:val="(%1)"/>
      <w:lvlJc w:val="left"/>
      <w:pPr>
        <w:tabs>
          <w:tab w:val="num" w:pos="960"/>
        </w:tabs>
        <w:ind w:left="960" w:hanging="660"/>
      </w:pPr>
      <w:rPr>
        <w:rFonts w:hint="eastAsia"/>
      </w:rPr>
    </w:lvl>
    <w:lvl w:ilvl="1" w:tplc="04090019" w:tentative="1">
      <w:start w:val="1"/>
      <w:numFmt w:val="ideographTraditional"/>
      <w:lvlText w:val="%2、"/>
      <w:lvlJc w:val="left"/>
      <w:pPr>
        <w:tabs>
          <w:tab w:val="num" w:pos="1260"/>
        </w:tabs>
        <w:ind w:left="1260" w:hanging="480"/>
      </w:pPr>
    </w:lvl>
    <w:lvl w:ilvl="2" w:tplc="0409001B" w:tentative="1">
      <w:start w:val="1"/>
      <w:numFmt w:val="lowerRoman"/>
      <w:lvlText w:val="%3."/>
      <w:lvlJc w:val="right"/>
      <w:pPr>
        <w:tabs>
          <w:tab w:val="num" w:pos="1740"/>
        </w:tabs>
        <w:ind w:left="1740" w:hanging="480"/>
      </w:pPr>
    </w:lvl>
    <w:lvl w:ilvl="3" w:tplc="0409000F" w:tentative="1">
      <w:start w:val="1"/>
      <w:numFmt w:val="decimal"/>
      <w:lvlText w:val="%4."/>
      <w:lvlJc w:val="left"/>
      <w:pPr>
        <w:tabs>
          <w:tab w:val="num" w:pos="2220"/>
        </w:tabs>
        <w:ind w:left="2220" w:hanging="480"/>
      </w:pPr>
    </w:lvl>
    <w:lvl w:ilvl="4" w:tplc="04090019" w:tentative="1">
      <w:start w:val="1"/>
      <w:numFmt w:val="ideographTraditional"/>
      <w:lvlText w:val="%5、"/>
      <w:lvlJc w:val="left"/>
      <w:pPr>
        <w:tabs>
          <w:tab w:val="num" w:pos="2700"/>
        </w:tabs>
        <w:ind w:left="2700" w:hanging="480"/>
      </w:pPr>
    </w:lvl>
    <w:lvl w:ilvl="5" w:tplc="0409001B" w:tentative="1">
      <w:start w:val="1"/>
      <w:numFmt w:val="lowerRoman"/>
      <w:lvlText w:val="%6."/>
      <w:lvlJc w:val="right"/>
      <w:pPr>
        <w:tabs>
          <w:tab w:val="num" w:pos="3180"/>
        </w:tabs>
        <w:ind w:left="3180" w:hanging="480"/>
      </w:pPr>
    </w:lvl>
    <w:lvl w:ilvl="6" w:tplc="0409000F" w:tentative="1">
      <w:start w:val="1"/>
      <w:numFmt w:val="decimal"/>
      <w:lvlText w:val="%7."/>
      <w:lvlJc w:val="left"/>
      <w:pPr>
        <w:tabs>
          <w:tab w:val="num" w:pos="3660"/>
        </w:tabs>
        <w:ind w:left="3660" w:hanging="480"/>
      </w:pPr>
    </w:lvl>
    <w:lvl w:ilvl="7" w:tplc="04090019" w:tentative="1">
      <w:start w:val="1"/>
      <w:numFmt w:val="ideographTraditional"/>
      <w:lvlText w:val="%8、"/>
      <w:lvlJc w:val="left"/>
      <w:pPr>
        <w:tabs>
          <w:tab w:val="num" w:pos="4140"/>
        </w:tabs>
        <w:ind w:left="4140" w:hanging="480"/>
      </w:pPr>
    </w:lvl>
    <w:lvl w:ilvl="8" w:tplc="0409001B" w:tentative="1">
      <w:start w:val="1"/>
      <w:numFmt w:val="lowerRoman"/>
      <w:lvlText w:val="%9."/>
      <w:lvlJc w:val="right"/>
      <w:pPr>
        <w:tabs>
          <w:tab w:val="num" w:pos="4620"/>
        </w:tabs>
        <w:ind w:left="4620" w:hanging="480"/>
      </w:pPr>
    </w:lvl>
  </w:abstractNum>
  <w:abstractNum w:abstractNumId="6" w15:restartNumberingAfterBreak="0">
    <w:nsid w:val="1F315E94"/>
    <w:multiLevelType w:val="hybridMultilevel"/>
    <w:tmpl w:val="FA6E007E"/>
    <w:lvl w:ilvl="0" w:tplc="57805868">
      <w:start w:val="3"/>
      <w:numFmt w:val="upperLetter"/>
      <w:lvlText w:val="(%1)"/>
      <w:lvlJc w:val="left"/>
      <w:pPr>
        <w:tabs>
          <w:tab w:val="num" w:pos="1260"/>
        </w:tabs>
        <w:ind w:left="1260" w:hanging="12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644347E"/>
    <w:multiLevelType w:val="hybridMultilevel"/>
    <w:tmpl w:val="AE265B10"/>
    <w:lvl w:ilvl="0" w:tplc="5C545D8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C5622C9"/>
    <w:multiLevelType w:val="hybridMultilevel"/>
    <w:tmpl w:val="4B74FBEC"/>
    <w:lvl w:ilvl="0" w:tplc="27345D3E">
      <w:start w:val="1"/>
      <w:numFmt w:val="lowerLetter"/>
      <w:lvlText w:val="(%1)"/>
      <w:lvlJc w:val="left"/>
      <w:pPr>
        <w:tabs>
          <w:tab w:val="num" w:pos="480"/>
        </w:tabs>
        <w:ind w:left="480" w:hanging="480"/>
      </w:pPr>
      <w:rPr>
        <w:rFonts w:hint="eastAsia"/>
      </w:rPr>
    </w:lvl>
    <w:lvl w:ilvl="1" w:tplc="1632C0CE">
      <w:start w:val="1"/>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E7C7CEA"/>
    <w:multiLevelType w:val="hybridMultilevel"/>
    <w:tmpl w:val="EC784832"/>
    <w:lvl w:ilvl="0" w:tplc="EA8804D0">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55D0227"/>
    <w:multiLevelType w:val="hybridMultilevel"/>
    <w:tmpl w:val="D0783442"/>
    <w:lvl w:ilvl="0" w:tplc="0A02675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6481A33"/>
    <w:multiLevelType w:val="hybridMultilevel"/>
    <w:tmpl w:val="5BC627A0"/>
    <w:lvl w:ilvl="0" w:tplc="D242C6C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E78362A"/>
    <w:multiLevelType w:val="hybridMultilevel"/>
    <w:tmpl w:val="29E214E8"/>
    <w:lvl w:ilvl="0" w:tplc="0BE2486E">
      <w:start w:val="1"/>
      <w:numFmt w:val="decimal"/>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094380C"/>
    <w:multiLevelType w:val="hybridMultilevel"/>
    <w:tmpl w:val="0D54C80E"/>
    <w:lvl w:ilvl="0" w:tplc="457064DE">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5E35557B"/>
    <w:multiLevelType w:val="hybridMultilevel"/>
    <w:tmpl w:val="ED20A3C4"/>
    <w:lvl w:ilvl="0" w:tplc="C21E833A">
      <w:start w:val="1"/>
      <w:numFmt w:val="upperLetter"/>
      <w:lvlText w:val="(%1)"/>
      <w:lvlJc w:val="left"/>
      <w:pPr>
        <w:tabs>
          <w:tab w:val="num" w:pos="1455"/>
        </w:tabs>
        <w:ind w:left="1455" w:hanging="375"/>
      </w:pPr>
      <w:rPr>
        <w:rFonts w:hint="eastAsia"/>
      </w:rPr>
    </w:lvl>
    <w:lvl w:ilvl="1" w:tplc="04090019" w:tentative="1">
      <w:start w:val="1"/>
      <w:numFmt w:val="ideographTraditional"/>
      <w:lvlText w:val="%2、"/>
      <w:lvlJc w:val="left"/>
      <w:pPr>
        <w:tabs>
          <w:tab w:val="num" w:pos="2040"/>
        </w:tabs>
        <w:ind w:left="2040" w:hanging="480"/>
      </w:pPr>
    </w:lvl>
    <w:lvl w:ilvl="2" w:tplc="0409001B" w:tentative="1">
      <w:start w:val="1"/>
      <w:numFmt w:val="lowerRoman"/>
      <w:lvlText w:val="%3."/>
      <w:lvlJc w:val="right"/>
      <w:pPr>
        <w:tabs>
          <w:tab w:val="num" w:pos="2520"/>
        </w:tabs>
        <w:ind w:left="2520" w:hanging="480"/>
      </w:pPr>
    </w:lvl>
    <w:lvl w:ilvl="3" w:tplc="0409000F" w:tentative="1">
      <w:start w:val="1"/>
      <w:numFmt w:val="decimal"/>
      <w:lvlText w:val="%4."/>
      <w:lvlJc w:val="left"/>
      <w:pPr>
        <w:tabs>
          <w:tab w:val="num" w:pos="3000"/>
        </w:tabs>
        <w:ind w:left="3000" w:hanging="480"/>
      </w:pPr>
    </w:lvl>
    <w:lvl w:ilvl="4" w:tplc="04090019" w:tentative="1">
      <w:start w:val="1"/>
      <w:numFmt w:val="ideographTraditional"/>
      <w:lvlText w:val="%5、"/>
      <w:lvlJc w:val="left"/>
      <w:pPr>
        <w:tabs>
          <w:tab w:val="num" w:pos="3480"/>
        </w:tabs>
        <w:ind w:left="3480" w:hanging="480"/>
      </w:pPr>
    </w:lvl>
    <w:lvl w:ilvl="5" w:tplc="0409001B" w:tentative="1">
      <w:start w:val="1"/>
      <w:numFmt w:val="lowerRoman"/>
      <w:lvlText w:val="%6."/>
      <w:lvlJc w:val="right"/>
      <w:pPr>
        <w:tabs>
          <w:tab w:val="num" w:pos="3960"/>
        </w:tabs>
        <w:ind w:left="3960" w:hanging="480"/>
      </w:pPr>
    </w:lvl>
    <w:lvl w:ilvl="6" w:tplc="0409000F" w:tentative="1">
      <w:start w:val="1"/>
      <w:numFmt w:val="decimal"/>
      <w:lvlText w:val="%7."/>
      <w:lvlJc w:val="left"/>
      <w:pPr>
        <w:tabs>
          <w:tab w:val="num" w:pos="4440"/>
        </w:tabs>
        <w:ind w:left="4440" w:hanging="480"/>
      </w:pPr>
    </w:lvl>
    <w:lvl w:ilvl="7" w:tplc="04090019" w:tentative="1">
      <w:start w:val="1"/>
      <w:numFmt w:val="ideographTraditional"/>
      <w:lvlText w:val="%8、"/>
      <w:lvlJc w:val="left"/>
      <w:pPr>
        <w:tabs>
          <w:tab w:val="num" w:pos="4920"/>
        </w:tabs>
        <w:ind w:left="4920" w:hanging="480"/>
      </w:pPr>
    </w:lvl>
    <w:lvl w:ilvl="8" w:tplc="0409001B" w:tentative="1">
      <w:start w:val="1"/>
      <w:numFmt w:val="lowerRoman"/>
      <w:lvlText w:val="%9."/>
      <w:lvlJc w:val="right"/>
      <w:pPr>
        <w:tabs>
          <w:tab w:val="num" w:pos="5400"/>
        </w:tabs>
        <w:ind w:left="5400" w:hanging="480"/>
      </w:pPr>
    </w:lvl>
  </w:abstractNum>
  <w:abstractNum w:abstractNumId="15" w15:restartNumberingAfterBreak="0">
    <w:nsid w:val="602417BA"/>
    <w:multiLevelType w:val="hybridMultilevel"/>
    <w:tmpl w:val="9CF842F8"/>
    <w:lvl w:ilvl="0" w:tplc="497EB2EC">
      <w:start w:val="18"/>
      <w:numFmt w:val="bullet"/>
      <w:lvlText w:val=""/>
      <w:lvlJc w:val="left"/>
      <w:pPr>
        <w:tabs>
          <w:tab w:val="num" w:pos="495"/>
        </w:tabs>
        <w:ind w:left="495" w:hanging="495"/>
      </w:pPr>
      <w:rPr>
        <w:rFonts w:ascii="Symbol" w:eastAsia="PMingLiU" w:hAnsi="Symbol"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6864113F"/>
    <w:multiLevelType w:val="hybridMultilevel"/>
    <w:tmpl w:val="E77AD72E"/>
    <w:lvl w:ilvl="0" w:tplc="3C32BF86">
      <w:start w:val="3"/>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0E84E2E"/>
    <w:multiLevelType w:val="hybridMultilevel"/>
    <w:tmpl w:val="106676AE"/>
    <w:lvl w:ilvl="0" w:tplc="86AE41C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757D0A7D"/>
    <w:multiLevelType w:val="hybridMultilevel"/>
    <w:tmpl w:val="879A9792"/>
    <w:lvl w:ilvl="0" w:tplc="3514B04A">
      <w:start w:val="2"/>
      <w:numFmt w:val="lowerLetter"/>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919564685">
    <w:abstractNumId w:val="14"/>
  </w:num>
  <w:num w:numId="2" w16cid:durableId="1868836484">
    <w:abstractNumId w:val="6"/>
  </w:num>
  <w:num w:numId="3" w16cid:durableId="924876122">
    <w:abstractNumId w:val="10"/>
  </w:num>
  <w:num w:numId="4" w16cid:durableId="1117914616">
    <w:abstractNumId w:val="3"/>
  </w:num>
  <w:num w:numId="5" w16cid:durableId="762458763">
    <w:abstractNumId w:val="9"/>
  </w:num>
  <w:num w:numId="6" w16cid:durableId="800341122">
    <w:abstractNumId w:val="16"/>
  </w:num>
  <w:num w:numId="7" w16cid:durableId="109209685">
    <w:abstractNumId w:val="0"/>
  </w:num>
  <w:num w:numId="8" w16cid:durableId="1345941355">
    <w:abstractNumId w:val="11"/>
  </w:num>
  <w:num w:numId="9" w16cid:durableId="596449089">
    <w:abstractNumId w:val="7"/>
  </w:num>
  <w:num w:numId="10" w16cid:durableId="1428235829">
    <w:abstractNumId w:val="18"/>
  </w:num>
  <w:num w:numId="11" w16cid:durableId="1906841413">
    <w:abstractNumId w:val="4"/>
  </w:num>
  <w:num w:numId="12" w16cid:durableId="1621958714">
    <w:abstractNumId w:val="17"/>
  </w:num>
  <w:num w:numId="13" w16cid:durableId="1133855">
    <w:abstractNumId w:val="12"/>
  </w:num>
  <w:num w:numId="14" w16cid:durableId="1750348491">
    <w:abstractNumId w:val="13"/>
  </w:num>
  <w:num w:numId="15" w16cid:durableId="1469780808">
    <w:abstractNumId w:val="8"/>
  </w:num>
  <w:num w:numId="16" w16cid:durableId="1457528469">
    <w:abstractNumId w:val="2"/>
  </w:num>
  <w:num w:numId="17" w16cid:durableId="1636982061">
    <w:abstractNumId w:val="1"/>
  </w:num>
  <w:num w:numId="18" w16cid:durableId="1627391278">
    <w:abstractNumId w:val="15"/>
  </w:num>
  <w:num w:numId="19" w16cid:durableId="20187270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2"/>
  <w:hyphenationZone w:val="0"/>
  <w:doNotHyphenateCaps/>
  <w:drawingGridHorizontalSpacing w:val="120"/>
  <w:drawingGridVerticalSpacing w:val="120"/>
  <w:displayHorizontalDrawingGridEvery w:val="0"/>
  <w:displayVerticalDrawingGridEvery w:val="0"/>
  <w:doNotUseMarginsForDrawingGridOrigin/>
  <w:doNotShadeFormData/>
  <w:characterSpacingControl w:val="doNotCompress"/>
  <w:footnotePr>
    <w:footnote w:id="-1"/>
    <w:footnote w:id="0"/>
  </w:footnotePr>
  <w:endnotePr>
    <w:numFmt w:val="decimal"/>
    <w:endnote w:id="-1"/>
    <w:endnote w:id="0"/>
  </w:endnotePr>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20BE"/>
    <w:rsid w:val="00260D3B"/>
    <w:rsid w:val="003B7112"/>
    <w:rsid w:val="0046734F"/>
    <w:rsid w:val="00C12F89"/>
    <w:rsid w:val="00C32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4"/>
    <o:shapelayout v:ext="edit">
      <o:idmap v:ext="edit" data="1"/>
    </o:shapelayout>
  </w:shapeDefaults>
  <w:decimalSymbol w:val="."/>
  <w:listSeparator w:val=","/>
  <w15:chartTrackingRefBased/>
  <w15:docId w15:val="{E4FA2F51-21AF-44EC-B4CB-4802F3B4E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Ps2OcuAe" w:hAnsi="!Ps2OcuAe"/>
      <w:sz w:val="24"/>
      <w:lang w:val="en-AU" w:eastAsia="zh-TW"/>
    </w:rPr>
  </w:style>
  <w:style w:type="paragraph" w:styleId="Heading1">
    <w:name w:val="heading 1"/>
    <w:basedOn w:val="Normal"/>
    <w:next w:val="Normal"/>
    <w:qFormat/>
    <w:pPr>
      <w:keepNext/>
      <w:jc w:val="center"/>
      <w:outlineLvl w:val="0"/>
    </w:pPr>
    <w:rPr>
      <w:b/>
      <w:sz w:val="28"/>
      <w:lang w:val="en-US"/>
    </w:rPr>
  </w:style>
  <w:style w:type="paragraph" w:styleId="Heading2">
    <w:name w:val="heading 2"/>
    <w:basedOn w:val="Normal"/>
    <w:next w:val="NormalIndent"/>
    <w:qFormat/>
    <w:pPr>
      <w:keepNext/>
      <w:jc w:val="both"/>
      <w:outlineLvl w:val="1"/>
    </w:pPr>
    <w:rPr>
      <w:sz w:val="28"/>
      <w:lang w:val="en-US"/>
    </w:rPr>
  </w:style>
  <w:style w:type="paragraph" w:styleId="Heading3">
    <w:name w:val="heading 3"/>
    <w:basedOn w:val="Normal"/>
    <w:next w:val="NormalIndent"/>
    <w:qFormat/>
    <w:pPr>
      <w:keepNext/>
      <w:jc w:val="right"/>
      <w:outlineLvl w:val="2"/>
    </w:pPr>
    <w:rPr>
      <w:b/>
      <w:u w:val="single"/>
      <w:lang w:val="en-US"/>
    </w:rPr>
  </w:style>
  <w:style w:type="paragraph" w:styleId="Heading4">
    <w:name w:val="heading 4"/>
    <w:basedOn w:val="Normal"/>
    <w:next w:val="NormalIndent"/>
    <w:qFormat/>
    <w:pPr>
      <w:keepNext/>
      <w:ind w:left="720" w:hanging="720"/>
      <w:jc w:val="right"/>
      <w:outlineLvl w:val="3"/>
    </w:pPr>
    <w:rPr>
      <w:b/>
      <w:u w:val="single"/>
      <w:lang w:val="en-US"/>
    </w:rPr>
  </w:style>
  <w:style w:type="paragraph" w:styleId="Heading5">
    <w:name w:val="heading 5"/>
    <w:basedOn w:val="Normal"/>
    <w:next w:val="NormalIndent"/>
    <w:qFormat/>
    <w:pPr>
      <w:keepNext/>
      <w:jc w:val="right"/>
      <w:outlineLvl w:val="4"/>
    </w:pPr>
    <w:rPr>
      <w:b/>
      <w:sz w:val="22"/>
      <w:u w:val="single"/>
      <w:lang w:val="en-US"/>
    </w:rPr>
  </w:style>
  <w:style w:type="paragraph" w:styleId="Heading6">
    <w:name w:val="heading 6"/>
    <w:basedOn w:val="Normal"/>
    <w:next w:val="NormalIndent"/>
    <w:qFormat/>
    <w:pPr>
      <w:keepNext/>
      <w:jc w:val="right"/>
      <w:outlineLvl w:val="5"/>
    </w:pPr>
    <w:rPr>
      <w:u w:val="single"/>
      <w:lang w:val="en-US"/>
    </w:rPr>
  </w:style>
  <w:style w:type="paragraph" w:styleId="Heading7">
    <w:name w:val="heading 7"/>
    <w:basedOn w:val="Normal"/>
    <w:next w:val="Normal"/>
    <w:qFormat/>
    <w:pPr>
      <w:keepNext/>
      <w:outlineLvl w:val="6"/>
    </w:pPr>
    <w:rPr>
      <w:rFonts w:ascii="Times New Roman" w:hAnsi="Times New Roman"/>
      <w:u w:val="single"/>
    </w:rPr>
  </w:style>
  <w:style w:type="paragraph" w:styleId="Heading8">
    <w:name w:val="heading 8"/>
    <w:basedOn w:val="Normal"/>
    <w:next w:val="Normal"/>
    <w:qFormat/>
    <w:pPr>
      <w:keepNext/>
      <w:jc w:val="both"/>
      <w:outlineLvl w:val="7"/>
    </w:pPr>
    <w:rPr>
      <w:rFonts w:ascii="Times New Roman" w:hAnsi="Times New Roman"/>
      <w:u w:val="single"/>
    </w:rPr>
  </w:style>
  <w:style w:type="paragraph" w:styleId="Heading9">
    <w:name w:val="heading 9"/>
    <w:basedOn w:val="Normal"/>
    <w:next w:val="Normal"/>
    <w:qFormat/>
    <w:pPr>
      <w:keepNext/>
      <w:jc w:val="center"/>
      <w:outlineLvl w:val="8"/>
    </w:pPr>
    <w:rPr>
      <w:rFonts w:ascii="Times New Roman" w:hAnsi="Times New Roman"/>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pPr>
      <w:ind w:left="480"/>
    </w:pPr>
    <w:rPr>
      <w:lang w:val="en-US"/>
    </w:rPr>
  </w:style>
  <w:style w:type="character" w:styleId="EndnoteReference">
    <w:name w:val="endnote reference"/>
    <w:basedOn w:val="DefaultParagraphFont"/>
    <w:semiHidden/>
    <w:rPr>
      <w:vertAlign w:val="superscript"/>
    </w:rPr>
  </w:style>
  <w:style w:type="character" w:styleId="FootnoteReference">
    <w:name w:val="footnote reference"/>
    <w:basedOn w:val="DefaultParagraphFont"/>
    <w:semiHidden/>
    <w:rPr>
      <w:vertAlign w:val="superscript"/>
    </w:rPr>
  </w:style>
  <w:style w:type="paragraph" w:styleId="Footer">
    <w:name w:val="footer"/>
    <w:basedOn w:val="Normal"/>
    <w:pPr>
      <w:tabs>
        <w:tab w:val="center" w:pos="4320"/>
        <w:tab w:val="right" w:pos="8640"/>
      </w:tabs>
    </w:pPr>
    <w:rPr>
      <w:lang w:val="en-US"/>
    </w:rPr>
  </w:style>
  <w:style w:type="paragraph" w:styleId="Header">
    <w:name w:val="header"/>
    <w:basedOn w:val="Normal"/>
    <w:pPr>
      <w:tabs>
        <w:tab w:val="center" w:pos="4320"/>
        <w:tab w:val="right" w:pos="8640"/>
      </w:tabs>
    </w:pPr>
    <w:rPr>
      <w:lang w:val="en-US"/>
    </w:rPr>
  </w:style>
  <w:style w:type="paragraph" w:styleId="FootnoteText">
    <w:name w:val="footnote text"/>
    <w:basedOn w:val="Normal"/>
    <w:semiHidden/>
    <w:pPr>
      <w:tabs>
        <w:tab w:val="left" w:pos="567"/>
      </w:tabs>
      <w:ind w:left="426" w:hangingChars="213" w:hanging="426"/>
    </w:pPr>
    <w:rPr>
      <w:rFonts w:ascii="Times New Roman" w:hAnsi="Times New Roman"/>
    </w:rPr>
  </w:style>
  <w:style w:type="paragraph" w:customStyle="1" w:styleId="Date1">
    <w:name w:val="Date1"/>
    <w:basedOn w:val="Normal"/>
    <w:next w:val="Normal"/>
    <w:pPr>
      <w:jc w:val="right"/>
    </w:pPr>
    <w:rPr>
      <w:sz w:val="28"/>
      <w:lang w:val="en-US"/>
    </w:rPr>
  </w:style>
  <w:style w:type="paragraph" w:styleId="BodyText">
    <w:name w:val="Body Text"/>
    <w:basedOn w:val="Normal"/>
    <w:pPr>
      <w:tabs>
        <w:tab w:val="left" w:pos="720"/>
        <w:tab w:val="left" w:pos="3240"/>
        <w:tab w:val="left" w:pos="6120"/>
      </w:tabs>
      <w:jc w:val="both"/>
    </w:pPr>
    <w:rPr>
      <w:lang w:val="en-US"/>
    </w:rPr>
  </w:style>
  <w:style w:type="paragraph" w:customStyle="1" w:styleId="BodyText21">
    <w:name w:val="Body Text 21"/>
    <w:basedOn w:val="Normal"/>
    <w:pPr>
      <w:tabs>
        <w:tab w:val="left" w:pos="851"/>
      </w:tabs>
      <w:spacing w:after="160"/>
      <w:ind w:left="1416" w:hanging="708"/>
      <w:jc w:val="both"/>
    </w:pPr>
    <w:rPr>
      <w:lang w:val="en-US"/>
    </w:rPr>
  </w:style>
  <w:style w:type="paragraph" w:customStyle="1" w:styleId="BodyTextIndent21">
    <w:name w:val="Body Text Indent 21"/>
    <w:basedOn w:val="Normal"/>
    <w:pPr>
      <w:tabs>
        <w:tab w:val="left" w:pos="851"/>
      </w:tabs>
      <w:spacing w:after="160"/>
      <w:ind w:left="2160"/>
      <w:jc w:val="both"/>
    </w:pPr>
    <w:rPr>
      <w:lang w:val="en-US"/>
    </w:rPr>
  </w:style>
  <w:style w:type="paragraph" w:customStyle="1" w:styleId="BodyTextIndent31">
    <w:name w:val="Body Text Indent 31"/>
    <w:basedOn w:val="Normal"/>
    <w:pPr>
      <w:tabs>
        <w:tab w:val="left" w:pos="851"/>
      </w:tabs>
      <w:spacing w:after="160"/>
      <w:ind w:left="2160" w:hanging="720"/>
      <w:jc w:val="both"/>
    </w:pPr>
    <w:rPr>
      <w:lang w:val="en-US"/>
    </w:rPr>
  </w:style>
  <w:style w:type="paragraph" w:customStyle="1" w:styleId="Style">
    <w:name w:val="Style"/>
    <w:pPr>
      <w:overflowPunct w:val="0"/>
      <w:autoSpaceDE w:val="0"/>
      <w:autoSpaceDN w:val="0"/>
      <w:adjustRightInd w:val="0"/>
      <w:textAlignment w:val="baseline"/>
    </w:pPr>
    <w:rPr>
      <w:rFonts w:ascii="!Ps2OcuAe" w:hAnsi="!Ps2OcuAe"/>
      <w:lang w:eastAsia="zh-TW"/>
    </w:rPr>
  </w:style>
  <w:style w:type="character" w:styleId="PageNumber">
    <w:name w:val="page number"/>
    <w:basedOn w:val="DefaultParagraphFont"/>
  </w:style>
  <w:style w:type="character" w:styleId="CommentReference">
    <w:name w:val="annotation reference"/>
    <w:basedOn w:val="DefaultParagraphFont"/>
    <w:semiHidden/>
    <w:rPr>
      <w:sz w:val="18"/>
      <w:szCs w:val="18"/>
    </w:rPr>
  </w:style>
  <w:style w:type="paragraph" w:styleId="CommentText">
    <w:name w:val="annotation text"/>
    <w:basedOn w:val="Normal"/>
    <w:semiHidden/>
  </w:style>
  <w:style w:type="paragraph" w:styleId="BodyTextIndent">
    <w:name w:val="Body Text Indent"/>
    <w:basedOn w:val="Normal"/>
    <w:pPr>
      <w:widowControl w:val="0"/>
      <w:overflowPunct/>
      <w:autoSpaceDE/>
      <w:autoSpaceDN/>
      <w:adjustRightInd/>
      <w:ind w:leftChars="150" w:left="360"/>
      <w:jc w:val="both"/>
      <w:textAlignment w:val="auto"/>
    </w:pPr>
    <w:rPr>
      <w:rFonts w:ascii="Times New Roman" w:hAnsi="Times New Roman"/>
      <w:kern w:val="2"/>
      <w:szCs w:val="24"/>
      <w:lang w:val="en-US"/>
    </w:rPr>
  </w:style>
  <w:style w:type="paragraph" w:customStyle="1" w:styleId="Default">
    <w:name w:val="Default"/>
    <w:pPr>
      <w:widowControl w:val="0"/>
      <w:autoSpaceDE w:val="0"/>
      <w:autoSpaceDN w:val="0"/>
      <w:adjustRightInd w:val="0"/>
    </w:pPr>
    <w:rPr>
      <w:lang w:eastAsia="zh-TW"/>
    </w:rPr>
  </w:style>
  <w:style w:type="paragraph" w:styleId="BodyText3">
    <w:name w:val="Body Text 3"/>
    <w:basedOn w:val="Normal"/>
    <w:pPr>
      <w:widowControl w:val="0"/>
      <w:tabs>
        <w:tab w:val="left" w:pos="1260"/>
      </w:tabs>
      <w:overflowPunct/>
      <w:autoSpaceDE/>
      <w:autoSpaceDN/>
      <w:adjustRightInd/>
      <w:snapToGrid w:val="0"/>
      <w:spacing w:line="360" w:lineRule="auto"/>
      <w:ind w:rightChars="321" w:right="770"/>
      <w:jc w:val="both"/>
      <w:textAlignment w:val="auto"/>
    </w:pPr>
    <w:rPr>
      <w:rFonts w:ascii="Times New Roman" w:hAnsi="Times New Roman"/>
      <w:kern w:val="2"/>
      <w:szCs w:val="24"/>
      <w:lang w:val="en-US"/>
    </w:rPr>
  </w:style>
  <w:style w:type="paragraph" w:styleId="BlockText">
    <w:name w:val="Block Text"/>
    <w:basedOn w:val="Normal"/>
    <w:pPr>
      <w:tabs>
        <w:tab w:val="left" w:pos="1260"/>
      </w:tabs>
      <w:snapToGrid w:val="0"/>
      <w:ind w:left="1133" w:rightChars="321" w:right="770" w:hangingChars="472" w:hanging="1133"/>
      <w:jc w:val="both"/>
    </w:pPr>
  </w:style>
  <w:style w:type="paragraph" w:styleId="BodyTextIndent2">
    <w:name w:val="Body Text Indent 2"/>
    <w:basedOn w:val="Normal"/>
    <w:pPr>
      <w:shd w:val="clear" w:color="auto" w:fill="FFFFFF"/>
      <w:ind w:left="535" w:hangingChars="223" w:hanging="535"/>
      <w:jc w:val="both"/>
    </w:pPr>
    <w:rPr>
      <w:rFonts w:ascii="Times New Roman" w:hAnsi="Times New Roman"/>
    </w:rPr>
  </w:style>
  <w:style w:type="paragraph" w:styleId="BodyTextIndent3">
    <w:name w:val="Body Text Indent 3"/>
    <w:basedOn w:val="Normal"/>
    <w:pPr>
      <w:ind w:left="535" w:hangingChars="223" w:hanging="535"/>
      <w:jc w:val="both"/>
    </w:pPr>
    <w:rPr>
      <w:rFonts w:ascii="Times New Roman" w:hAnsi="Times New Roman"/>
    </w:rPr>
  </w:style>
  <w:style w:type="paragraph" w:styleId="EndnoteText">
    <w:name w:val="endnote text"/>
    <w:basedOn w:val="Normal"/>
    <w:semiHidden/>
    <w:pPr>
      <w:snapToGrid w:val="0"/>
    </w:pPr>
  </w:style>
  <w:style w:type="paragraph" w:customStyle="1" w:styleId="g09200-200BlockIndentlevel2e">
    <w:name w:val="g09200-200 Block/Indent level 2@e"/>
    <w:basedOn w:val="Normal"/>
    <w:pPr>
      <w:tabs>
        <w:tab w:val="left" w:pos="1200"/>
        <w:tab w:val="left" w:pos="1680"/>
        <w:tab w:val="left" w:pos="2160"/>
      </w:tabs>
      <w:autoSpaceDE/>
      <w:autoSpaceDN/>
      <w:adjustRightInd/>
      <w:spacing w:after="80" w:line="240" w:lineRule="exact"/>
      <w:ind w:left="720"/>
      <w:jc w:val="both"/>
      <w:textAlignment w:val="auto"/>
    </w:pPr>
    <w:rPr>
      <w:rFonts w:ascii="Times New Roman" w:eastAsia="華康細明體" w:hAnsi="Times New Roman"/>
      <w:sz w:val="22"/>
      <w:szCs w:val="22"/>
      <w:lang w:val="en-GB"/>
    </w:rPr>
  </w:style>
  <w:style w:type="paragraph" w:customStyle="1" w:styleId="g09300-100Outdentlevel1e">
    <w:name w:val="g09300-100 Outdent level 1@e"/>
    <w:basedOn w:val="Normal"/>
    <w:pPr>
      <w:autoSpaceDE/>
      <w:autoSpaceDN/>
      <w:adjustRightInd/>
      <w:spacing w:after="80" w:line="240" w:lineRule="exact"/>
      <w:ind w:left="720" w:hanging="720"/>
      <w:jc w:val="both"/>
      <w:textAlignment w:val="auto"/>
    </w:pPr>
    <w:rPr>
      <w:rFonts w:ascii="Times New Roman" w:eastAsia="華康細明體" w:hAnsi="Times New Roman"/>
      <w:sz w:val="22"/>
      <w:szCs w:val="22"/>
      <w:lang w:val="en-GB"/>
    </w:rPr>
  </w:style>
  <w:style w:type="paragraph" w:styleId="BodyText2">
    <w:name w:val="Body Text 2"/>
    <w:basedOn w:val="Normal"/>
    <w:pPr>
      <w:spacing w:line="340" w:lineRule="atLeast"/>
    </w:pPr>
    <w:rPr>
      <w:rFonts w:ascii="Times New Roman" w:hAnsi="Times New Roman"/>
      <w:i/>
      <w:iCs/>
    </w:rPr>
  </w:style>
  <w:style w:type="paragraph" w:styleId="Caption">
    <w:name w:val="caption"/>
    <w:basedOn w:val="Normal"/>
    <w:next w:val="Normal"/>
    <w:qFormat/>
    <w:pPr>
      <w:spacing w:line="340" w:lineRule="atLeast"/>
      <w:jc w:val="center"/>
    </w:pPr>
    <w:rPr>
      <w:rFonts w:ascii="Times New Roman" w:hAnsi="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8263</Words>
  <Characters>47100</Characters>
  <Application>Microsoft Office Word</Application>
  <DocSecurity>0</DocSecurity>
  <Lines>392</Lines>
  <Paragraphs>110</Paragraphs>
  <ScaleCrop>false</ScaleCrop>
  <Company>Lands Dept.</Company>
  <LinksUpToDate>false</LinksUpToDate>
  <CharactersWithSpaces>55253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Form of ASP</dc:title>
  <dc:subject/>
  <dc:creator>Beatrice Kong</dc:creator>
  <cp:keywords/>
  <dc:description/>
  <cp:lastModifiedBy>Rico Kwok</cp:lastModifiedBy>
  <cp:revision>2</cp:revision>
  <cp:lastPrinted>2013-03-28T03:41:00Z</cp:lastPrinted>
  <dcterms:created xsi:type="dcterms:W3CDTF">2026-10-02T17:17:00Z</dcterms:created>
  <dcterms:modified xsi:type="dcterms:W3CDTF">2026-10-02T17:17:00Z</dcterms:modified>
</cp:coreProperties>
</file>